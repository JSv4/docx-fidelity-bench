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LindenBody The running record is complete.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LindenHost The register is complete.</w:t>
    </w:r>
    <w:r>
      <w:drawing xmlns:wps="http://schemas.microsoft.com/office/word/2010/wordprocessingShape" xmlns:a="http://schemas.openxmlformats.org/drawingml/2006/main" xmlns:wp="http://schemas.openxmlformats.org/drawingml/2006/wordprocessingDrawing">
        <wp:anchor distT="0" distB="0" distL="0" distR="0" simplePos="0" relativeHeight="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9499600</wp:posOffset>
          </wp:positionV>
          <wp:extent cx="2286000" cy="1219200"/>
          <wp:wrapNone/>
          <wp:docPr id="17" name="Linden window"/>
          <a:graphic>
            <a:graphicData uri="http://schemas.microsoft.com/office/word/2010/wordprocessingShape">
              <wps:wsp>
                <wps:cNvSpPr txBox="1"/>
                <wps:spPr>
                  <a:prstGeom prst="rect">
                    <a:avLst/>
                  </a:prstGeom>
                </wps:spPr>
                <wps:txbx>
                  <w:txbxContent>
                    <w:p>
                      <w:pPr>
                        <w:spacing w:before="0" w:after="0" w:line="240" w:lineRule="exact"/>
                      </w:pPr>
                      <w:r>
                        <w:rPr/>
                        <w:t xml:space="preserve">LindenA</w:t>
                      </w:r>
                    </w:p>
                    <w:p>
                      <w:pPr>
                        <w:spacing w:before="0" w:after="0" w:line="240" w:lineRule="exact"/>
                      </w:pPr>
                      <w:r>
                        <w:rPr/>
                        <w:t xml:space="preserve">LindenB</w:t>
                      </w:r>
                    </w:p>
                    <w:p>
                      <w:pPr>
                        <w:spacing w:before="0" w:after="0" w:line="240" w:lineRule="exact"/>
                      </w:pPr>
                      <w:r>
                        <w:rPr/>
                        <w:t xml:space="preserve">LindenC</w:t>
                      </w:r>
                    </w:p>
                    <w:p>
                      <w:pPr>
                        <w:spacing w:before="280" w:after="0" w:line="240" w:lineRule="exact"/>
                        <w:rPr>
                          <w:del w:id="31" w:author="Linden Reviewer" w:date="2026-10-31T12:00:00Z"/>
                        </w:rPr>
                      </w:pPr>
                    </w:p>
                  </w:txbxContent>
                </wps:txbx>
                <wps:bodyPr/>
              </wps:wsp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>
    <a:txDef>
      <a:spPr/>
      <a:bodyPr>
        <a:noAutofit/>
      </a:bodyPr>
      <a:lstStyle/>
    </a:txDef>
  </a:objectDefaults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Relationship Id="rTheme" Type="http://schemas.openxmlformats.org/officeDocument/2006/relationships/theme" Target="theme.xml"/></Relationships>
</file>