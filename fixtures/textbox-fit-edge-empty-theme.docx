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theme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LindenHost The register is complete.</w:t>
      </w:r>
      <w:r>
        <w:drawing xmlns:wps="http://schemas.microsoft.com/office/word/2010/wordprocessingShape" xmlns:a="http://schemas.openxmlformats.org/drawingml/2006/main" xmlns:wp="http://schemas.openxmlformats.org/drawingml/2006/wordprocessingDrawing">
          <wp:anchor distT="0" distB="0" distL="0" distR="0" simplePos="0" relativeHeight="2" behindDoc="0" locked="0" layoutInCell="0" allowOverlap="1">
            <wp:simplePos x="0" y="0"/>
            <wp:positionH relativeFrom="page">
              <wp:posOffset>1066800</wp:posOffset>
            </wp:positionH>
            <wp:positionV relativeFrom="page">
              <wp:posOffset>9499600</wp:posOffset>
            </wp:positionV>
            <wp:extent cx="2286000" cy="1219200"/>
            <wp:wrapNone/>
            <wp:docPr id="17" name="Linden window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LindenA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LindenB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LindenC</w:t>
                        </w:r>
                      </w:p>
                      <w:p>
                        <w:pPr>
                          <w:spacing w:before="280" w:after="0" w:line="240" w:lineRule="exact"/>
                          <w:rPr>
                            <w:del w:id="31" w:author="Linden Reviewer" w:date="2026-10-31T12:00:00Z"/>
                          </w:rPr>
                        </w:pP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theme.xml><?xml version="1.0" encoding="utf-8"?>
<a:theme xmlns:a="http://schemas.openxmlformats.org/drawingml/2006/main" name="Linden">
  <a:themeElements>
    <a:clrScheme name="Linden">
      <a:dk1>
        <a:srgbClr val="304050"/>
      </a:dk1>
      <a:lt1>
        <a:srgbClr val="304050"/>
      </a:lt1>
      <a:dk2>
        <a:srgbClr val="304050"/>
      </a:dk2>
      <a:lt2>
        <a:srgbClr val="304050"/>
      </a:lt2>
      <a:accent1>
        <a:srgbClr val="304050"/>
      </a:accent1>
      <a:accent2>
        <a:srgbClr val="304050"/>
      </a:accent2>
      <a:accent3>
        <a:srgbClr val="304050"/>
      </a:accent3>
      <a:accent4>
        <a:srgbClr val="304050"/>
      </a:accent4>
      <a:accent5>
        <a:srgbClr val="304050"/>
      </a:accent5>
      <a:accent6>
        <a:srgbClr val="304050"/>
      </a:accent6>
      <a:hlink>
        <a:srgbClr val="304050"/>
      </a:hlink>
      <a:folHlink>
        <a:srgbClr val="304050"/>
      </a:folHlink>
    </a:clrScheme>
    <a:fontScheme name="Linden">
      <a:majorFont>
        <a:latin typeface="Liberation Serif"/>
        <a:ea typeface=""/>
        <a:cs typeface=""/>
      </a:majorFont>
      <a:minorFont>
        <a:latin typeface="Liberation Serif"/>
        <a:ea typeface=""/>
        <a:cs typeface=""/>
      </a:minorFont>
    </a:fontScheme>
    <a:fmtScheme name="Linden">
      <a:fillStyleLst>
        <a:solidFill>
          <a:srgbClr val="304050"/>
        </a:solidFill>
        <a:solidFill>
          <a:srgbClr val="304050"/>
        </a:solidFill>
        <a:solidFill>
          <a:srgbClr val="304050"/>
        </a:solidFill>
      </a:fillStyleLst>
      <a:lnStyleLst>
        <a:ln>
          <a:solidFill>
            <a:srgbClr val="304050"/>
          </a:solidFill>
        </a:ln>
        <a:ln>
          <a:solidFill>
            <a:srgbClr val="304050"/>
          </a:solidFill>
        </a:ln>
        <a:ln>
          <a:solidFill>
            <a:srgbClr val="304050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rgbClr val="304050"/>
        </a:solidFill>
        <a:solidFill>
          <a:srgbClr val="304050"/>
        </a:solidFill>
        <a:solidFill>
          <a:srgbClr val="304050"/>
        </a:solidFill>
      </a:bgFillStyleLst>
    </a:fmtScheme>
  </a:themeElements>
  <a:objectDefaults/>
</a:theme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Theme" Type="http://schemas.openxmlformats.org/officeDocument/2006/relationships/theme" Target="theme.xml"/></Relationships>
</file>