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ind w:left="720"/>
      </w:pPr>
      <w:r>
        <w:rPr/>
        <w:t xml:space="preserve">CedarBar The crew </w:t>
      </w:r>
      <w:ins w:id="1" w:author="Cedar Reviewer" w:date="2026-09-10T12:00:00Z">
        <w:r>
          <w:rPr/>
          <w:t xml:space="preserve">updates the cedar ledger.</w:t>
        </w:r>
      </w:ins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color w:val="000000"/>
        <w:sz w:val="22"/>
      </w:rPr>
    </w:r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