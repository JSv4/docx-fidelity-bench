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9499600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  <w:rPr>
                            <w:del w:id="31" w:author="Linden Reviewer" w:date="2026-10-31T12:00:00Z"/>
                          </w:rPr>
                        </w:pP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theme.xml><?xml version="1.0" encoding="utf-8"?>
<a:theme xmlns:a="http://schemas.openxmlformats.org/drawingml/2006/main" name="Linden">
  <a:themeElements>
    <a:clrScheme name="Linden">
      <a:dk1>
        <a:srgbClr val="304050"/>
      </a:dk1>
      <a:lt1>
        <a:srgbClr val="304050"/>
      </a:lt1>
      <a:dk2>
        <a:srgbClr val="304050"/>
      </a:dk2>
      <a:lt2>
        <a:srgbClr val="304050"/>
      </a:lt2>
      <a:accent1>
        <a:srgbClr val="304050"/>
      </a:accent1>
      <a:accent2>
        <a:srgbClr val="304050"/>
      </a:accent2>
      <a:accent3>
        <a:srgbClr val="304050"/>
      </a:accent3>
      <a:accent4>
        <a:srgbClr val="304050"/>
      </a:accent4>
      <a:accent5>
        <a:srgbClr val="304050"/>
      </a:accent5>
      <a:accent6>
        <a:srgbClr val="304050"/>
      </a:accent6>
      <a:hlink>
        <a:srgbClr val="304050"/>
      </a:hlink>
      <a:folHlink>
        <a:srgbClr val="304050"/>
      </a:folHlink>
    </a:clrScheme>
    <a:fontScheme name="Linden">
      <a:majorFont>
        <a:latin typeface="Liberation Serif"/>
        <a:ea typeface=""/>
        <a:cs typeface=""/>
      </a:majorFont>
      <a:minorFont>
        <a:latin typeface="Liberation Serif"/>
        <a:ea typeface=""/>
        <a:cs typeface=""/>
      </a:minorFont>
    </a:fontScheme>
    <a:fmtScheme name="Linden">
      <a:fillStyleLst>
        <a:solidFill>
          <a:srgbClr val="304050"/>
        </a:solidFill>
        <a:solidFill>
          <a:srgbClr val="304050"/>
        </a:solidFill>
        <a:solidFill>
          <a:srgbClr val="304050"/>
        </a:solidFill>
      </a:fillStyleLst>
      <a:lnStyleLst>
        <a:ln>
          <a:solidFill>
            <a:srgbClr val="304050"/>
          </a:solidFill>
        </a:ln>
        <a:ln>
          <a:solidFill>
            <a:srgbClr val="304050"/>
          </a:solidFill>
        </a:ln>
        <a:ln>
          <a:solidFill>
            <a:srgbClr val="304050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rgbClr val="304050"/>
        </a:solidFill>
        <a:solidFill>
          <a:srgbClr val="304050"/>
        </a:solidFill>
        <a:solidFill>
          <a:srgbClr val="304050"/>
        </a:solidFill>
      </a:bgFillStyleLst>
    </a:fmtScheme>
  </a:themeElements>
  <a:objectDefaults>
    <a:txDef>
      <a:spPr/>
      <a:bodyPr>
        <a:noAutofit/>
      </a:bodyPr>
      <a:lstStyle/>
    </a:txDef>
  </a:objectDefaults>
</a:theme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Theme" Type="http://schemas.openxmlformats.org/officeDocument/2006/relationships/theme" Target="theme.xml"/></Relationships>
</file>