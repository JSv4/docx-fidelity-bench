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>
  <w:body>
    <w:p>
      <w:pPr/>
      <w:r>
        <w:rPr/>
        <w:t xml:space="preserve">PanelBefore Optical panel.</w:t>
      </w:r>
    </w:p>
    <w:p>
      <w:pPr/>
      <w:del w:id="31" w:author="Review Example" w:date="2026-09-12T10:00:00Z">
        <w:r>
          <w:drawing>
            <wp:inline distT="0" distB="0" distL="0" distR="0">
              <wp:extent cx="1828800" cy="914400"/>
              <wp:docPr id="7" name="Teal inspection panel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914400"/>
                        <a:chOff x="0" y="0"/>
                        <a:chExt cx="1828800" cy="9144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19647E"/>
                        </a:solidFill>
                      </wps:spPr>
                      <wps:bodyPr/>
                    </wps:wsp>
                  </wpg:wgp>
                </a:graphicData>
              </a:graphic>
            </wp:inline>
          </w:drawing>
        </w:r>
      </w:del>
    </w:p>
    <w:p>
      <w:pPr/>
      <w:r>
        <w:rPr/>
        <w:t xml:space="preserve">PanelAfter End of inspection.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