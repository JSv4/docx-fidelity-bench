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Rowan01 tally ledger audited.</w:t>
      </w:r>
    </w:p>
    <w:p>
      <w:pPr>
        <w:pageBreakBefore/>
      </w:pPr>
      <w:r>
        <w:rPr/>
        <w:t xml:space="preserve">Rowan02 tally ledger audited.</w:t>
      </w:r>
    </w:p>
    <w:p>
      <w:pPr>
        <w:pageBreakBefore/>
      </w:pPr>
      <w:r>
        <w:rPr/>
        <w:t xml:space="preserve">Rowan03 tally ledger audited.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spacing w:after="0"/>
    </w:pPr>
    <w:del w:id="31" w:author="Rowan Reviewer" w:date="2026-09-12T10:00:00Z">
      <w:r>
        <w:rPr>
          <w:i/>
          <w:sz w:val="24"/>
        </w:rPr>
        <w:delText xml:space="preserve">Sheet </w:delText>
      </w:r>
      <w:r>
        <w:rPr>
          <w:i/>
          <w:sz w:val="24"/>
        </w:rPr>
        <w:fldChar w:fldCharType="begin"/>
      </w:r>
      <w:r>
        <w:rPr>
          <w:i/>
          <w:sz w:val="24"/>
        </w:rPr>
        <w:delInstrText xml:space="preserve"> PAGE </w:delInstrText>
      </w:r>
      <w:r>
        <w:rPr>
          <w:i/>
          <w:sz w:val="24"/>
        </w:rPr>
        <w:fldChar w:fldCharType="separate"/>
      </w:r>
      <w:r>
        <w:rPr>
          <w:i/>
          <w:sz w:val="24"/>
        </w:rPr>
        <w:delText xml:space="preserve">1</w:delText>
      </w:r>
      <w:r>
        <w:rPr>
          <w:i/>
          <w:sz w:val="24"/>
        </w:rPr>
        <w:fldChar w:fldCharType="end"/>
      </w:r>
      <w:r>
        <w:rPr>
          <w:i/>
          <w:sz w:val="24"/>
        </w:rPr>
        <w:delText xml:space="preserve"> of </w:delText>
      </w:r>
      <w:r>
        <w:rPr>
          <w:i/>
          <w:sz w:val="24"/>
        </w:rPr>
        <w:fldChar w:fldCharType="begin"/>
      </w:r>
      <w:r>
        <w:rPr>
          <w:i/>
          <w:sz w:val="24"/>
        </w:rPr>
        <w:delInstrText xml:space="preserve"> NUMPAGES </w:delInstrText>
      </w:r>
      <w:r>
        <w:rPr>
          <w:i/>
          <w:sz w:val="24"/>
        </w:rPr>
        <w:fldChar w:fldCharType="separate"/>
      </w:r>
      <w:r>
        <w:rPr>
          <w:i/>
          <w:sz w:val="24"/>
        </w:rPr>
        <w:delText xml:space="preserve">1</w:delText>
      </w:r>
      <w:r>
        <w:rPr>
          <w:i/>
          <w:sz w:val="24"/>
        </w:rPr>
        <w:fldChar w:fldCharType="end"/>
      </w:r>
    </w:del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