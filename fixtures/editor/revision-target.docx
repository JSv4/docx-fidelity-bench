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moveFromRangeStart w:id="8" w:name="CedarLeftover" w:author="Cedar" w:date="2026-01-01T00:00:00Z"/>
      <w:moveFromRangeEnd w:id="8"/>
      <w:customXmlInsRangeStart w:id="9" w:author="Cedar" w:date="2026-01-01T00:00:00Z"/>
      <w:customXmlInsRangeEnd w:id="9"/>
      <w:ins w:id="11" w:author="Cedar" w:date="2026-01-01T00:00:00Z">
        <w:r>
          <w:rPr/>
          <w:t xml:space="preserve">New </w:t>
        </w:r>
      </w:ins>
      <w:r>
        <w:rPr/>
        <w:t xml:space="preserve">Cedar clause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