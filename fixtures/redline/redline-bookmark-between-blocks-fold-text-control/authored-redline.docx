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del w:id="101" w:author="Bench" w:date="2026-01-01T00:00:00Z">
        <w:bookmarkStart w:id="0" w:name="_Toc1"/>
      </w:del>
      <w:ins w:id="103" w:author="Bench" w:date="2026-01-01T00:00:00Z">
        <w:r>
          <w:t xml:space="preserve">Draft agenda for the offsite.</w:t>
        </w:r>
      </w:ins>
      <w:del w:id="104" w:author="Bench" w:date="2026-01-01T00:00:00Z">
        <w:r>
          <w:delText xml:space="preserve">Quarterly planning notes</w:delText>
        </w:r>
      </w:del>
      <w:del w:id="102" w:author="Bench" w:date="2026-01-01T00:00:00Z">
        <w:bookmarkEnd w:id="0"/>
      </w:del>
    </w:p>
    <w:p>
      <w:pPr>
        <w:rPr>
          <w:del w:id="106" w:author="Bench" w:date="2026-01-01T00:00:00Z"/>
        </w:rPr>
      </w:pPr>
      <w:del w:id="105" w:author="Bench" w:date="2026-01-01T00:00:00Z">
        <w:r>
          <w:delText xml:space="preserve">Budget review is scheduled for Monday.</w:delText>
        </w:r>
      </w:del>
    </w:p>
    <w:p>
      <w:del w:id="107" w:author="Bench" w:date="2026-01-01T00:00:00Z">
        <w:r>
          <w:delText xml:space="preserve">Hiring plan is attached.</w:delText>
        </w:r>
      </w:del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