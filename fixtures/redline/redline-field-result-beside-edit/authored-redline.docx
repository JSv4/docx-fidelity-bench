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register for the north ridge.</w:t>
      </w:r>
    </w:p>
    <w:p>
      <w:bookmarkStart w:id="1" w:name="_RefRidge"/>
      <w:r>
        <w:t xml:space="preserve">Ridge station inspected.</w:t>
      </w:r>
      <w:bookmarkEnd w:id="1"/>
    </w:p>
    <w:p>
      <w:r>
        <w:t xml:space="preserve">Alpha </w:t>
      </w:r>
      <w:del w:id="101" w:author="Bench" w:date="2026-01-01T00:00:00Z">
        <w:r>
          <w:delText xml:space="preserve">beta </w:delText>
        </w:r>
      </w:del>
      <w:r>
        <w:fldChar w:fldCharType="begin"/>
      </w:r>
      <w:r>
        <w:instrText xml:space="preserve"> PAGEREF _RefRidge \h </w:instrText>
      </w:r>
      <w:r>
        <w:fldChar w:fldCharType="separate"/>
      </w:r>
      <w:del w:id="102" w:author="Bench" w:date="2026-01-01T00:00:00Z">
        <w:r>
          <w:delText xml:space="preserve">1</w:delText>
        </w:r>
      </w:del>
      <w:ins w:id="103" w:author="Bench" w:date="2026-01-01T00:00:00Z">
        <w:r>
          <w:t xml:space="preserve">7</w:t>
        </w:r>
      </w:ins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