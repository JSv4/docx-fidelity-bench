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opening</w:t>
      </w:r>
      <w:ins w:id="101" w:author="Reviewer2" w:date="2026-01-01T00:00:00Z">
        <w:r>
          <w:t xml:space="preserve"> revised</w:t>
        </w:r>
      </w:ins>
      <w:r>
        <w:t xml:space="preserve">.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Entry alpha first.</w:t>
            </w:r>
          </w:p>
          <w:ins w:id="102" w:author="Reviewer1" w:date="2026-01-01T00:00:00Z">
            <w:bookmarkStart w:id="60" w:name="ReviewedEntry"/>
          </w:ins>
          <w:p>
            <w:r>
              <w:t xml:space="preserve">Entry alpha second</w:t>
            </w:r>
            <w:r>
              <w:t xml:space="preserve">.</w:t>
            </w:r>
          </w:p>
          <w:ins w:id="103" w:author="Reviewer1" w:date="2026-01-01T00:00:00Z">
            <w:bookmarkEnd w:id="60"/>
          </w:ins>
        </w:tc>
        <w:tc>
          <w:tcPr>
            <w:tcW w:w="4680" w:type="dxa"/>
          </w:tcPr>
          <w:p>
            <w:r>
              <w:t xml:space="preserve">Entry beta.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