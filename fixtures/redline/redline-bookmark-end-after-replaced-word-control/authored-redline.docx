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Opening line of the survey.</w:t>
      </w:r>
    </w:p>
    <w:p>
      <w:bookmarkStart w:id="5" w:name="_Toc5"/>
      <w:r>
        <w:t xml:space="preserve">Valley </w:t>
      </w:r>
      <w:ins w:id="101" w:author="Bench" w:date="2026-01-01T00:00:00Z">
        <w:r>
          <w:t xml:space="preserve">ridge </w:t>
        </w:r>
      </w:ins>
      <w:r>
        <w:t xml:space="preserve">survey</w:t>
      </w:r>
      <w:bookmarkEnd w:id="5"/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