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del w:id="101" w:author="Bench" w:date="2026-01-01T00:00:00Z">
      <w:commentRangeStart w:id="0"/>
    </w:del>
    <w:p>
      <w:r>
        <w:t xml:space="preserve">Dune clause</w:t>
      </w:r>
    </w:p>
    <w:del w:id="102" w:author="Bench" w:date="2026-01-01T00:00:00Z">
      <w:commentRangeEnd w:id="0"/>
    </w:del>
    <w:p>
      <w:r>
        <w:t xml:space="preserve">Reed tail</w:t>
      </w:r>
      <w:ins w:id="103" w:author="Bench" w:date="2026-01-01T00:00:00Z">
        <w:r>
          <w:t xml:space="preserve"> revised</w:t>
        </w:r>
      </w:ins>
      <w:del w:id="104" w:author="Bench" w:date="2026-01-01T00:00:00Z">
        <w:r>
          <w:commentReference w:id="0"/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dune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