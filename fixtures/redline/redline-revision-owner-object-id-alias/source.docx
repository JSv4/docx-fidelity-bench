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pPr>
        <w:rPr>
          <w:ins w:id="102" w:author="Word Taylor" w:date="2026-01-01T00:00:00Z"/>
        </w:rPr>
      </w:pPr>
      <w:ins w:id="101" w:author="Word Taylor" w:date="2026-01-01T00:00:00Z">
        <w:r>
          <w:t xml:space="preserve">Summit proposed clause.</w:t>
        </w:r>
      </w:ins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Word Taylor">
    <w15:presenceInfo w15:providerId="AD" w15:userId="S::old@summit.example::55555555-5555-5555-5555-555555555555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