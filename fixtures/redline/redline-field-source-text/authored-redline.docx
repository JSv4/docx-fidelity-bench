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fldChar w:fldCharType="begin"/>
        <w:t>code note</w:t>
        <w:instrText xml:space="preserve"> PAGE </w:instrText>
        <w:fldChar w:fldCharType="separate"/>
        <w:t>1</w:t>
        <w:fldChar w:fldCharType="end"/>
      </w:r>
      <w:r>
        <w:t xml:space="preserve"> </w:t>
      </w:r>
      <w:del w:id="101" w:author="Bench" w:date="2026-01-01T00:00:00Z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x</m:t>
              </m:r>
            </m:e>
          </m:nary>
        </m:oMath>
      </w:del>
      <w:ins w:id="102" w:author="Bench" w:date="2026-01-01T00:00:00Z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k</m:t>
              </m:r>
            </m:sup>
            <m:e>
              <m:r>
                <m:t>x</m:t>
              </m:r>
            </m:e>
          </m:nary>
        </m:oMath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