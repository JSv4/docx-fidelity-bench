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</w:t>
      </w:r>
      <w:r>
        <w:tab/>
      </w:r>
      <w:r>
        <w:fldChar w:fldCharType="begin"/>
      </w:r>
      <w:r>
        <w:instrText xml:space="preserve"> PAGEREF _RefRidge \h </w:instrText>
      </w:r>
      <w:r>
        <w:fldChar w:fldCharType="separate"/>
      </w:r>
      <w:del w:id="101" w:author="Bench" w:date="2026-01-01T00:00:00Z">
        <w:r>
          <w:delText xml:space="preserve">1</w:delText>
        </w:r>
      </w:del>
      <w:ins w:id="102" w:author="Bench" w:date="2026-01-01T00:00:00Z">
        <w:r>
          <w:t xml:space="preserve">7</w:t>
        </w:r>
      </w:ins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