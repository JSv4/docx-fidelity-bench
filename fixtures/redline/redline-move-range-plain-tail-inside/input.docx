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body>
    <w:p>
      <w:r>
        <w:t xml:space="preserve">Old: </w:t>
      </w:r>
      <w:moveFromRangeStart w:id="1" w:name="move1" w:author="Alex" w:date="2026-05-01T09:00:00Z"/>
      <w:moveFrom w:id="2" w:author="Alex" w:date="2026-05-01T09:00:00Z">
        <w:r>
          <w:delText>amount</w:delText>
        </w:r>
      </w:moveFrom>
      <w:moveFromRangeEnd w:id="1"/>
      <w:r>
        <w:t xml:space="preserve"> end</w:t>
      </w:r>
    </w:p>
    <w:p>
      <w:r>
        <w:t xml:space="preserve">Fee </w:t>
      </w:r>
      <w:moveToRangeStart w:id="3" w:name="move1" w:author="Alex" w:date="2026-05-01T09:00:00Z"/>
      <w:moveTo w:id="4" w:author="Alex" w:date="2026-05-01T09:00:00Z">
        <w:r>
          <w:t xml:space="preserve">amount</w:t>
        </w:r>
      </w:moveTo>
      <w:r>
        <w:t xml:space="preserve">XY</w:t>
      </w:r>
      <w:moveToRangeEnd w:id="3"/>
      <w:r>
        <w:t xml:space="preserve"> due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