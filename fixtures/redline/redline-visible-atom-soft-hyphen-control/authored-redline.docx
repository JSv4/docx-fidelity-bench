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Willow register.</w:t>
      </w:r>
    </w:p>
    <w:p>
      <w:r>
        <w:t xml:space="preserve">Aster</w:t>
      </w:r>
      <w:del w:id="101" w:author="Bench" w:date="2026-01-01T00:00:00Z">
        <w:r>
          <w:delText xml:space="preserve">­</w:delText>
        </w:r>
      </w:del>
      <w:ins w:id="102" w:author="Bench" w:date="2026-01-01T00:00:00Z">
        <w:r>
          <w:t xml:space="preserve">:</w:t>
        </w:r>
      </w:ins>
      <w:r>
        <w:t xml:space="preserve">Birch</w:t>
      </w:r>
    </w:p>
    <w:p>
      <w:r>
        <w:t xml:space="preserve">Willow complete.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