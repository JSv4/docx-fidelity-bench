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spacing w:after="1200"/>
        <w:rPr>
          <w:del w:id="102" w:author="Bench" w:date="2026-01-01T00:00:00Z"/>
        </w:rPr>
      </w:pPr>
      <w:del w:id="101" w:author="Bench" w:date="2026-01-01T00:00:00Z">
        <w:r>
          <w:delText xml:space="preserve">Juniper carrier </w:delText>
        </w:r>
        <w:r>
          <w:pict>
            <v:shape xmlns:v="urn:schemas-microsoft-com:vml" style="position:absolute;margin-left:0pt;margin-top:18pt;width:80pt;height:40pt" coordsize="21600,21600" path="m,l,21600r21600,l21600,xe" strokecolor="#226688" fillcolor="#eef6f8">
              <v:textbox>
                <w:txbxContent>
                  <w:p>
                    <w:r>
                      <w:delText xml:space="preserve">Juniper first.</w:delText>
                    </w:r>
                  </w:p>
                </w:txbxContent>
              </v:textbox>
            </v:shape>
            <v:shape xmlns:v="urn:schemas-microsoft-com:vml" style="position:absolute;margin-left:150pt;margin-top:18pt;width:100pt;height:40pt" coordsize="21600,21600" path="m,l,21600r21600,l21600,xe" strokecolor="#226688" fillcolor="#eef6f8">
              <v:textbox>
                <w:txbxContent>
                  <w:p>
                    <w:r>
                      <w:delText xml:space="preserve">Juniper second.</w:delText>
                    </w:r>
                  </w:p>
                </w:txbxContent>
              </v:textbox>
            </v:shape>
          </w:pict>
        </w:r>
        <w:r>
          <w:delText xml:space="preserve"> remains here.</w:delText>
        </w:r>
      </w:del>
    </w:p>
    <w:p>
      <w:pPr>
        <w:spacing w:after="1200"/>
        <w:rPr>
          <w:ins w:id="104" w:author="Bench" w:date="2026-01-01T00:00:00Z"/>
        </w:rPr>
      </w:pPr>
      <w:ins w:id="103" w:author="Bench" w:date="2026-01-01T00:00:00Z">
        <w:r>
          <w:t xml:space="preserve">Juniper carrier </w:t>
        </w:r>
        <w:r>
          <w:pict>
            <v:shape xmlns:v="urn:schemas-microsoft-com:vml" style="position:absolute;margin-left:0pt;margin-top:18pt;width:120pt;height:40pt" coordsize="21600,21600" path="m,l,21600r21600,l21600,xe" strokecolor="#226688" fillcolor="#eef6f8">
              <v:textbox>
                <w:txbxContent>
                  <w:p>
                    <w:r>
                      <w:t xml:space="preserve">Juniper first.</w:t>
                    </w:r>
                  </w:p>
                </w:txbxContent>
              </v:textbox>
            </v:shape>
            <v:shape xmlns:v="urn:schemas-microsoft-com:vml" style="position:absolute;margin-left:150pt;margin-top:18pt;width:100pt;height:40pt" coordsize="21600,21600" path="m,l,21600r21600,l21600,xe" strokecolor="#226688" fillcolor="#eef6f8">
              <v:textbox>
                <w:txbxContent>
                  <w:p>
                    <w:r>
                      <w:t xml:space="preserve">Juniper second.</w:t>
                    </w:r>
                  </w:p>
                </w:txbxContent>
              </v:textbox>
            </v:shape>
          </w:pict>
        </w:r>
        <w:r>
          <w:t xml:space="preserve"> remains here.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