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ins w:id="102" w:author="Reviewer1" w:date="2026-01-01T00:00:00Z">
        <w:commentRangeStart w:id="0"/>
      </w:ins>
      <w:r>
        <w:t xml:space="preserve">Alder</w:t>
      </w:r>
      <w:ins w:id="101" w:author="Reviewer1" w:date="2026-01-01T00:00:00Z">
        <w:r>
          <w:t xml:space="preserve"> revised</w:t>
        </w:r>
      </w:ins>
      <w:ins w:id="103" w:author="Reviewer1" w:date="2026-01-01T00:00:00Z">
        <w:commentRangeEnd w:id="0"/>
      </w:ins>
      <w:ins w:id="104" w:author="Reviewer1" w:date="2026-01-01T00:00:00Z">
        <w:r>
          <w:commentReference w:id="0"/>
        </w:r>
      </w:ins>
    </w:p>
    <w:p>
      <w:ins w:id="106" w:author="Reviewer2" w:date="2026-01-01T00:00:00Z">
        <w:commentRangeStart w:id="1"/>
      </w:ins>
      <w:r>
        <w:t xml:space="preserve">Birch</w:t>
      </w:r>
      <w:ins w:id="105" w:author="Reviewer2" w:date="2026-01-01T00:00:00Z">
        <w:r>
          <w:t xml:space="preserve"> revised</w:t>
        </w:r>
      </w:ins>
      <w:ins w:id="107" w:author="Reviewer2" w:date="2026-01-01T00:00:00Z">
        <w:commentRangeEnd w:id="1"/>
      </w:ins>
      <w:ins w:id="108" w:author="Reviewer2" w:date="2026-01-01T00:00:00Z">
        <w:r>
          <w:commentReference w:id="1"/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0" w:author="Cedar" w:initials="C" w:date="2026-01-01T00:00:00Z">
    <w:p>
      <w:pPr/>
      <w:r>
        <w:rPr/>
        <w:t xml:space="preserve">Check clause</w:t>
      </w:r>
    </w:p>
  </w:comment>
  <w:comment w:id="1" w:author="Cedar" w:initials="C" w:date="2026-01-01T00:00:00Z">
    <w:p>
      <w:pPr/>
      <w:r>
        <w:rPr/>
        <w:t xml:space="preserve">Check clause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