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  <w:commentRangeStart w:id="11"/>
    </w:p>
    <w:sdt>
      <w:sdtPr>
        <w:tag w:val="cedar"/>
        <w:id w:val="4100"/>
      </w:sdtPr>
      <w:sdtContent>
        <w:p>
          <w:pPr/>
          <w:r>
            <w:t xml:space="preserve">Cedar </w:t>
          </w:r>
          <w:del w:id="101" w:author="Bench" w:date="2026-01-01T00:00:00Z">
            <w:r>
              <w:delText xml:space="preserve">inner</w:delText>
            </w:r>
          </w:del>
          <w:ins w:id="102" w:author="Bench" w:date="2026-01-01T00:00:00Z">
            <w:r>
              <w:t xml:space="preserve">revised</w:t>
            </w:r>
          </w:ins>
          <w:r>
            <w:t xml:space="preserve"> clause</w:t>
          </w:r>
          <w:commentRangeEnd w:id="11"/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