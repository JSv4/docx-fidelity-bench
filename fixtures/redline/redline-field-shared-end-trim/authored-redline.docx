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r>
        <w:t xml:space="preserve">Field register opening paragraph.</w:t>
      </w:r>
    </w:p>
    <w:p>
      <w:r>
        <w:t xml:space="preserve">Opening line </w:t>
      </w:r>
      <w:r>
        <w:fldChar w:fldCharType="begin"/>
      </w:r>
      <w:r>
        <w:instrText xml:space="preserve"> QUOTE "First line" </w:instrText>
      </w:r>
      <w:r>
        <w:fldChar w:fldCharType="separate"/>
      </w:r>
      <w:r>
        <w:t xml:space="preserve">First line</w:t>
      </w:r>
    </w:p>
    <w:p>
      <w:r>
        <w:t xml:space="preserve">Second line</w:t>
      </w:r>
      <w:del w:id="101" w:author="Bench" w:date="2026-01-01T00:00:00Z">
        <w:r>
          <w:delText xml:space="preserve"> extended</w:delText>
        </w:r>
      </w:del>
      <w:r>
        <w:fldChar w:fldCharType="end"/>
      </w:r>
    </w:p>
    <w:p>
      <w:r>
        <w:t xml:space="preserve">Closing line remains unchanged.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