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  <w:ins w:id="102" w:author="Reviewer1" w:date="2026-01-01T00:00:00Z">
              <w:r>
                <w:t xml:space="preserve"> checked</w:t>
              </w:r>
            </w:ins>
          </w:p>
        </w:tc>
      </w:tr>
      <w:tr>
        <w:tc>
          <w:tcPr>
            <w:tcW w:w="4680" w:type="dxa"/>
          </w:tcPr>
          <w:p>
            <w:r>
              <w:t xml:space="preserve">Hazel lower</w:t>
            </w:r>
            <w:ins w:id="101" w:author="Reviewer2" w:date="2026-01-01T00:00:00Z">
              <w:r>
                <w:t xml:space="preserve"> revised</w:t>
              </w:r>
            </w:ins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