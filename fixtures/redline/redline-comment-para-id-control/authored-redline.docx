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4000">
      <w:r>
        <w:t xml:space="preserve">Register opening paragraph.</w:t>
      </w:r>
    </w:p>
    <w:sdt>
      <w:sdtPr>
        <w:alias w:val="Clause"/>
        <w:tag w:val="Clause"/>
        <w:id w:val="4100"/>
      </w:sdtPr>
      <w:sdtContent>
        <w:p>
          <w:pPr>
            <w:rPr>
              <w:del w:id="105" w:author="Bench" w:date="2026-01-01T00:00:00Z"/>
            </w:rPr>
          </w:pPr>
          <w:del w:id="101" w:author="Bench" w:date="2026-01-01T00:00:00Z">
            <w:commentRangeStart w:id="1"/>
          </w:del>
          <w:del w:id="102" w:author="Bench" w:date="2026-01-01T00:00:00Z">
            <w:r>
              <w:delText xml:space="preserve">Clause text first.</w:delText>
            </w:r>
          </w:del>
          <w:del w:id="103" w:author="Bench" w:date="2026-01-01T00:00:00Z">
            <w:commentRangeEnd w:id="1"/>
          </w:del>
          <w:del w:id="104" w:author="Bench" w:date="2026-01-01T00:00:00Z">
            <w:r>
              <w:commentReference w:id="1"/>
            </w:r>
          </w:del>
        </w:p>
        <w:del w:id="106" w:author="Bench" w:date="2026-01-01T00:00:00Z">
          <w:commentRangeStart w:id="2"/>
        </w:del>
        <w:p>
          <w:pPr>
            <w:rPr>
              <w:del w:id="108" w:author="Bench" w:date="2026-01-01T00:00:00Z"/>
            </w:rPr>
          </w:pPr>
          <w:del w:id="107" w:author="Bench" w:date="2026-01-01T00:00:00Z">
            <w:r>
              <w:delText xml:space="preserve">Clause text second.</w:delText>
            </w:r>
          </w:del>
        </w:p>
        <w:p>
          <w:pPr>
            <w:rPr>
              <w:del w:id="112" w:author="Bench" w:date="2026-01-01T00:00:00Z"/>
            </w:rPr>
          </w:pPr>
          <w:del w:id="109" w:author="Bench" w:date="2026-01-01T00:00:00Z">
            <w:r>
              <w:delText xml:space="preserve">Clause text third.</w:delText>
            </w:r>
          </w:del>
          <w:del w:id="110" w:author="Bench" w:date="2026-01-01T00:00:00Z">
            <w:commentRangeEnd w:id="2"/>
          </w:del>
          <w:del w:id="111" w:author="Bench" w:date="2026-01-01T00:00:00Z">
            <w:r>
              <w:commentReference w:id="2"/>
            </w:r>
          </w:del>
        </w:p>
      </w:sdtContent>
    </w:sdt>
    <w:sdt>
      <w:sdtPr>
        <w:alias w:val="Clause"/>
        <w:tag w:val="Clause"/>
        <w:id w:val="4100"/>
      </w:sdtPr>
      <w:sdtContent>
        <w:p>
          <w:pPr>
            <w:rPr>
              <w:ins w:id="117" w:author="Bench" w:date="2026-01-01T00:00:00Z"/>
            </w:rPr>
          </w:pPr>
          <w:ins w:id="113" w:author="Bench" w:date="2026-01-01T00:00:00Z">
            <w:commentRangeStart w:id="3"/>
          </w:ins>
          <w:ins w:id="114" w:author="Bench" w:date="2026-01-01T00:00:00Z">
            <w:r>
              <w:t xml:space="preserve">Clause text first.</w:t>
            </w:r>
          </w:ins>
          <w:ins w:id="115" w:author="Bench" w:date="2026-01-01T00:00:00Z">
            <w:commentRangeEnd w:id="3"/>
          </w:ins>
          <w:ins w:id="116" w:author="Bench" w:date="2026-01-01T00:00:00Z">
            <w:r>
              <w:commentReference w:id="3"/>
            </w:r>
          </w:ins>
        </w:p>
        <w:ins w:id="118" w:author="Bench" w:date="2026-01-01T00:00:00Z">
          <w:commentRangeStart w:id="4"/>
        </w:ins>
        <w:p>
          <w:pPr>
            <w:rPr>
              <w:ins w:id="120" w:author="Bench" w:date="2026-01-01T00:00:00Z"/>
            </w:rPr>
          </w:pPr>
          <w:ins w:id="119" w:author="Bench" w:date="2026-01-01T00:00:00Z">
            <w:r>
              <w:t xml:space="preserve">Clause text second, amended.</w:t>
            </w:r>
          </w:ins>
        </w:p>
        <w:p>
          <w:pPr>
            <w:rPr>
              <w:ins w:id="124" w:author="Bench" w:date="2026-01-01T00:00:00Z"/>
            </w:rPr>
          </w:pPr>
          <w:ins w:id="121" w:author="Bench" w:date="2026-01-01T00:00:00Z">
            <w:r>
              <w:t xml:space="preserve">Clause text third.</w:t>
            </w:r>
          </w:ins>
          <w:ins w:id="122" w:author="Bench" w:date="2026-01-01T00:00:00Z">
            <w:commentRangeEnd w:id="4"/>
          </w:ins>
          <w:ins w:id="123" w:author="Bench" w:date="2026-01-01T00:00:00Z">
            <w:r>
              <w:commentReference w:id="4"/>
            </w:r>
          </w:ins>
        </w:p>
      </w:sdtContent>
    </w:sdt>
    <w:p w14:paraId="00004001"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11">
      <w:r>
        <w:annotationRef/>
      </w:r>
      <w:r>
        <w:t xml:space="preserve">Inside the clause.</w:t>
      </w:r>
    </w:p>
  </w:comment>
  <w:comment w:id="2" w:author="Reviewer" w:date="2026-01-01T00:00:00Z" w:initials="RV">
    <w:p w14:paraId="00000012">
      <w:r>
        <w:annotationRef/>
      </w:r>
      <w:r>
        <w:t xml:space="preserve">Spans the clause blocks.</w:t>
      </w:r>
    </w:p>
  </w:comment>
  <w:comment w:id="3" w:author="Reviewer" w:date="2026-01-01T00:00:00Z" w:initials="RV">
    <w:p w14:paraId="00000014">
      <w:r>
        <w:annotationRef/>
      </w:r>
      <w:r>
        <w:t xml:space="preserve">Inside the clause.</w:t>
      </w:r>
    </w:p>
  </w:comment>
  <w:comment w:id="4" w:author="Reviewer" w:date="2026-01-01T00:00:00Z" w:initials="RV">
    <w:p w14:paraId="00000015">
      <w:r>
        <w:annotationRef/>
      </w:r>
      <w:r>
        <w:t xml:space="preserve">Spans the clause blocks.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