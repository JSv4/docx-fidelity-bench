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</w:t>
      </w:r>
      <w:del w:id="101" w:author="Reviewer1" w:date="2026-01-01T00:00:00Z">
        <w:r>
          <w:delText xml:space="preserve">birch </w:delText>
        </w:r>
      </w:del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tail</w:t>
      </w:r>
      <w:ins w:id="102" w:author="Reviewer2" w:date="2026-01-01T00:00:00Z">
        <w:r>
          <w:t xml:space="preserve"> more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