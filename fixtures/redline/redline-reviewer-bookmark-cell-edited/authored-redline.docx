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ins w:id="101" w:author="Reviewer1" w:date="2026-01-01T00:00:00Z">
              <w:bookmarkStart w:id="7" w:name="CedarRange"/>
            </w:ins>
            <w:r>
              <w:t xml:space="preserve">Cedar </w:t>
            </w:r>
            <w:del w:id="102" w:author="Reviewer2" w:date="2026-01-01T00:00:00Z">
              <w:r>
                <w:delText xml:space="preserve">grove</w:delText>
              </w:r>
            </w:del>
            <w:ins w:id="103" w:author="Reviewer2" w:date="2026-01-01T00:00:00Z">
              <w:r>
                <w:t xml:space="preserve">meadow</w:t>
              </w:r>
            </w:ins>
            <w:ins w:id="104" w:author="Reviewer1" w:date="2026-01-01T00:00:00Z">
              <w:bookmarkEnd w:id="7"/>
            </w:ins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r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