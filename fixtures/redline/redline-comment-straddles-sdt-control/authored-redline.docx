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Before the clause </w:t>
      </w:r>
      <w:commentRangeStart w:id="1"/>
      <w:r>
        <w:t xml:space="preserve">the review begins.</w:t>
      </w:r>
      <w:commentRangeEnd w:id="1"/>
      <w:r>
        <w:commentReference w:id="1"/>
      </w:r>
    </w:p>
    <w:sdt>
      <w:sdtPr>
        <w:alias w:val="Clause"/>
        <w:tag w:val="Clause"/>
        <w:id w:val="4100"/>
      </w:sdtPr>
      <w:sdtContent>
        <w:p>
          <w:r>
            <w:t xml:space="preserve">Clause text first</w:t>
          </w:r>
          <w:ins w:id="101" w:author="Bench" w:date="2026-01-01T00:00:00Z">
            <w:r>
              <w:t xml:space="preserve">, revised</w:t>
            </w:r>
          </w:ins>
          <w:r>
            <w:t xml:space="preserve">.</w:t>
          </w:r>
        </w:p>
        <w:p>
          <w:r>
            <w:t xml:space="preserve">Clause text second.</w:t>
          </w:r>
        </w:p>
      </w:sdtContent>
    </w:sdt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clause wording.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