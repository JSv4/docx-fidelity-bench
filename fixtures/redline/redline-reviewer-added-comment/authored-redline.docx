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ins w:id="101" w:author="Reviewer1" w:date="2026-01-01T00:00:00Z">
        <w:commentRangeStart w:id="11"/>
      </w:ins>
      <w:r>
        <w:t xml:space="preserve">Maple clause</w:t>
      </w:r>
      <w:ins w:id="102" w:author="Reviewer1" w:date="2026-01-01T00:00:00Z">
        <w:commentRangeEnd w:id="11"/>
      </w:ins>
      <w:ins w:id="103" w:author="Reviewer1" w:date="2026-01-01T00:00:00Z">
        <w:r>
          <w:commentReference w:id="11"/>
        </w:r>
      </w:ins>
    </w:p>
    <w:p>
      <w:r>
        <w:t xml:space="preserve">Birch closing</w:t>
      </w:r>
      <w:ins w:id="104" w:author="Reviewer2" w:date="2026-01-01T00:00:00Z">
        <w:r>
          <w:t xml:space="preserve"> revised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