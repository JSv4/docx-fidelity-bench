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ins w:id="102" w:author="Reviewer1" w:date="2026-01-01T00:00:00Z">
        <w:commentRangeStart w:id="0"/>
      </w:ins>
      <w:r>
        <w:t xml:space="preserve">Alder</w:t>
      </w:r>
      <w:ins w:id="101" w:author="Reviewer1" w:date="2026-01-01T00:00:00Z">
        <w:r>
          <w:t xml:space="preserve"> revised</w:t>
        </w:r>
      </w:ins>
      <w:ins w:id="103" w:author="Reviewer1" w:date="2026-01-01T00:00:00Z">
        <w:commentRangeEnd w:id="0"/>
      </w:ins>
      <w:ins w:id="104" w:author="Reviewer1" w:date="2026-01-01T00:00:00Z">
        <w:r>
          <w:commentReference w:id="0"/>
        </w:r>
      </w:ins>
    </w:p>
    <w:p>
      <w:ins w:id="106" w:author="Reviewer2" w:date="2026-01-01T00:00:00Z">
        <w:commentRangeStart w:id="1"/>
      </w:ins>
      <w:r>
        <w:t xml:space="preserve">Birch</w:t>
      </w:r>
      <w:ins w:id="105" w:author="Reviewer2" w:date="2026-01-01T00:00:00Z">
        <w:r>
          <w:t xml:space="preserve"> revised</w:t>
        </w:r>
      </w:ins>
      <w:ins w:id="107" w:author="Reviewer2" w:date="2026-01-01T00:00:00Z">
        <w:commentRangeEnd w:id="1"/>
      </w:ins>
      <w:ins w:id="108" w:author="Reviewer2" w:date="2026-01-01T00:00:00Z">
        <w:r>
          <w:commentReference w:id="1"/>
        </w:r>
      </w:ins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comment w:id="0" w:author="Cedar" w:initials="C" w:date="2026-01-01T00:00:00Z">
    <w:p>
      <w:pPr/>
      <w:r>
        <w:rPr/>
        <w:t xml:space="preserve">Check alder</w:t>
      </w:r>
    </w:p>
  </w:comment>
  <w:comment w:id="1" w:author="Cedar" w:initials="C" w:date="2026-01-01T00:00:00Z">
    <w:p>
      <w:pPr/>
      <w:r>
        <w:rPr/>
        <w:t xml:space="preserve">Check birch</w:t>
      </w:r>
    </w:p>
  </w:comment>
</w:comme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