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 clause</w:t>
      </w:r>
    </w:p>
    <w:p>
      <w:r>
        <w:t xml:space="preserve">Dune clause</w:t>
      </w:r>
    </w:p>
    <w:p>
      <w:r>
        <w:t xml:space="preserve">Reed tail</w:t>
      </w:r>
      <w:ins w:id="101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