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commentRangeStart w:id="1"/>
      <w:ins w:id="101" w:author="Bench" w:date="2026-01-01T00:00:00Z">
        <w:commentRangeStart w:id="2"/>
      </w:ins>
      <w:r>
        <w:t xml:space="preserve">The seller delivers the goods.</w:t>
      </w:r>
      <w:commentRangeEnd w:id="1"/>
      <w:r>
        <w:commentReference w:id="1"/>
      </w:r>
      <w:ins w:id="102" w:author="Bench" w:date="2026-01-01T00:00:00Z">
        <w:commentRangeEnd w:id="2"/>
      </w:ins>
      <w:ins w:id="103" w:author="Bench" w:date="2026-01-01T00:00:00Z">
        <w:r>
          <w:commentReference w:id="2"/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01">
      <w:r>
        <w:annotationRef/>
      </w:r>
      <w:r>
        <w:t xml:space="preserve">Check the delivery date.</w:t>
      </w:r>
    </w:p>
  </w:comment>
  <w:comment w:id="2" w:author="Reviewer" w:date="2026-01-01T00:00:00Z" w:initials="RV">
    <w:p w14:paraId="00000002">
      <w:r>
        <w:annotationRef/>
      </w:r>
      <w:r>
        <w:t xml:space="preserve">Friday is confirmed.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0"/>
</w15:commentsEx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Relationship Id="rCommentsEx" Type="http://schemas.microsoft.com/office/2011/relationships/commentsExtended" Target="commentsExtended.xml"/></Relationships>
</file>