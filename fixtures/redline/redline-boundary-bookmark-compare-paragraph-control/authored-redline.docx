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Hazel boundary ledger</w:t>
      </w:r>
    </w:p>
    <w:tbl>
      <w:tblPr>
        <w:tblW w:w="9360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Hazel upper</w:t>
            </w:r>
          </w:p>
        </w:tc>
        <w:tc>
          <w:tcPr>
            <w:tcW w:w="4680" w:type="dxa"/>
          </w:tcPr>
          <w:p>
            <w:r>
              <w:t xml:space="preserve">Birch upper</w:t>
            </w:r>
            <w:ins w:id="101" w:author="Reviewer1" w:date="2026-01-01T00:00:00Z">
              <w:r>
                <w:t xml:space="preserve"> checked</w:t>
              </w:r>
            </w:ins>
          </w:p>
        </w:tc>
      </w:tr>
      <w:tr>
        <w:tc>
          <w:tcPr>
            <w:tcW w:w="4680" w:type="dxa"/>
          </w:tcPr>
          <w:p>
            <w:r>
              <w:t xml:space="preserve">Hazel lower</w:t>
            </w:r>
          </w:p>
        </w:tc>
        <w:tc>
          <w:tcPr>
            <w:tcW w:w="4680" w:type="dxa"/>
          </w:tcPr>
          <w:p>
            <w:r>
              <w:t xml:space="preserve">Birch lower</w:t>
            </w:r>
          </w:p>
        </w:tc>
      </w:tr>
    </w:tbl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