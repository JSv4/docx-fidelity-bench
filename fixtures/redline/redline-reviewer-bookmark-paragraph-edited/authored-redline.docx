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ins w:id="101" w:author="Reviewer1" w:date="2026-01-01T00:00:00Z">
        <w:bookmarkStart w:id="7" w:name="CedarRange"/>
      </w:ins>
      <w:r>
        <w:t xml:space="preserve">Cedar </w:t>
      </w:r>
      <w:del w:id="102" w:author="Reviewer2" w:date="2026-01-01T00:00:00Z">
        <w:r>
          <w:delText xml:space="preserve">grove</w:delText>
        </w:r>
      </w:del>
      <w:ins w:id="103" w:author="Reviewer2" w:date="2026-01-01T00:00:00Z">
        <w:r>
          <w:t xml:space="preserve">meadow</w:t>
        </w:r>
      </w:ins>
      <w:ins w:id="104" w:author="Reviewer1" w:date="2026-01-01T00:00:00Z">
        <w:bookmarkEnd w:id="7"/>
      </w:ins>
    </w:p>
    <w:p>
      <w:r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