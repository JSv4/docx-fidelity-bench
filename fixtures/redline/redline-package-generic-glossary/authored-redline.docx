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Default Extension="ttf" ContentType="application/x-font-ttf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pPr>
        <w:rPr>
          <w:ins w:id="102" w:author="Bench" w:date="2026-01-01T00:00:00Z"/>
        </w:rPr>
      </w:pPr>
      <w:ins w:id="101" w:author="Bench" w:date="2026-01-01T00:00:00Z">
        <w:r>
          <w:t xml:space="preserve">Added paragraph: the revised draft keeps this new line.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