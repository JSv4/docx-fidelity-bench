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 opening</w:t>
      </w:r>
      <w:del w:id="101" w:author="Bench" w:date="2026-01-01T00:00:00Z">
        <w:commentRangeStart w:id="11"/>
      </w:del>
      <w:ins w:id="102" w:author="Bench" w:date="2026-01-01T00:00:00Z">
        <w:commentRangeStart w:id="12"/>
      </w:ins>
    </w:p>
    <w:sdt>
      <w:sdtPr>
        <w:tag w:val="cedar"/>
        <w:id w:val="4100"/>
      </w:sdtPr>
      <w:sdtContent>
        <w:p>
          <w:pPr>
            <w:rPr>
              <w:del w:id="106" w:author="Bench" w:date="2026-01-01T00:00:00Z"/>
            </w:rPr>
          </w:pPr>
          <w:del w:id="103" w:author="Bench" w:date="2026-01-01T00:00:00Z">
            <w:r>
              <w:delText xml:space="preserve">Cedar inner clause</w:delText>
            </w:r>
          </w:del>
          <w:del w:id="104" w:author="Bench" w:date="2026-01-01T00:00:00Z">
            <w:commentRangeEnd w:id="11"/>
          </w:del>
          <w:del w:id="105" w:author="Bench" w:date="2026-01-01T00:00:00Z">
            <w:r>
              <w:commentReference w:id="11"/>
            </w:r>
          </w:del>
        </w:p>
      </w:sdtContent>
    </w:sdt>
    <w:p>
      <w:pPr>
        <w:rPr>
          <w:ins w:id="110" w:author="Bench" w:date="2026-01-01T00:00:00Z"/>
        </w:rPr>
      </w:pPr>
      <w:ins w:id="107" w:author="Bench" w:date="2026-01-01T00:00:00Z">
        <w:r>
          <w:t xml:space="preserve">Cedar inner clause</w:t>
        </w:r>
      </w:ins>
      <w:ins w:id="108" w:author="Bench" w:date="2026-01-01T00:00:00Z">
        <w:commentRangeEnd w:id="12"/>
      </w:ins>
      <w:ins w:id="109" w:author="Bench" w:date="2026-01-01T00:00:00Z">
        <w:r>
          <w:commentReference w:id="12"/>
        </w:r>
      </w:ins>
    </w:p>
    <w:p>
      <w:r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  <w:comment w:id="12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