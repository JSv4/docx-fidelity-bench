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del w:id="102" w:author="Reviewer1" w:date="2026-01-01T00:00:00Z">
      <w:del w:id="101" w:author="Reviewer2" w:date="2026-01-01T00:00:00Z">
        <w:bookmarkStart w:id="7" w:name="CedarRange"/>
      </w:del>
    </w:del>
    <w:p>
      <w:r>
        <w:t xml:space="preserve">Cedar clause</w:t>
      </w:r>
    </w:p>
    <w:del w:id="104" w:author="Reviewer1" w:date="2026-01-01T00:00:00Z">
      <w:del w:id="103" w:author="Reviewer2" w:date="2026-01-01T00:00:00Z">
        <w:bookmarkEnd w:id="7"/>
      </w:del>
    </w:del>
    <w:ins w:id="105" w:author="Reviewer2" w:date="2026-01-01T00:00:00Z">
      <w:bookmarkStart w:id="9" w:name="CedarRange"/>
    </w:ins>
    <w:p>
      <w:r>
        <w:t xml:space="preserve">Dune clause</w:t>
      </w:r>
    </w:p>
    <w:ins w:id="106" w:author="Reviewer2" w:date="2026-01-01T00:00:00Z">
      <w:bookmarkEnd w:id="9"/>
    </w:ins>
    <w:p>
      <w:r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