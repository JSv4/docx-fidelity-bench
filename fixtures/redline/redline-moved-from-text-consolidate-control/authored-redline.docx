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introduction stays in place.</w:t>
      </w:r>
    </w:p>
    <w:p>
      <w:r>
        <w:t xml:space="preserve">Birch paragraph moves after the final paragraph in this </w:t>
      </w:r>
      <w:del w:id="101" w:author="Bench" w:date="2026-01-01T00:00:00Z">
        <w:r>
          <w:delText xml:space="preserve">revision</w:delText>
        </w:r>
      </w:del>
      <w:ins w:id="102" w:author="Bench" w:date="2026-01-01T00:00:00Z">
        <w:r>
          <w:t xml:space="preserve">agreement</w:t>
        </w:r>
      </w:ins>
      <w:r>
        <w:t xml:space="preserve">.</w:t>
      </w:r>
    </w:p>
    <w:p>
      <w:r>
        <w:t xml:space="preserve">Cedar conclusion stays in place.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