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  <w:rPr>
          <w:del w:id="102" w:author="Bench" w:date="2026-01-01T00:00:00Z"/>
        </w:rPr>
      </w:pPr>
      <w:del w:id="101" w:author="Bench" w:date="2026-01-01T00:00:00Z">
        <w:r>
          <w:pict>
            <v:shape xmlns:v="urn:schemas-microsoft-com:vml" style="position:absolute;margin-left:0pt;margin-top:18pt;width:90pt;height:40pt" coordsize="21600,21600" path="m,l,21600r21600,l21600,xe" strokecolor="#226688" fillcolor="#eef6f8">
              <v:textbox>
                <w:txbxContent>
                  <w:p>
                    <w:r>
                      <w:delText xml:space="preserve">Spruce first.</w:delText>
                    </w:r>
                  </w:p>
                </w:txbxContent>
              </v:textbox>
            </v:shape>
          </w:pict>
        </w:r>
        <w:bookmarkStart w:id="29" w:name="SpruceGap"/>
        <w:bookmarkEnd w:id="29"/>
        <w:r>
          <w:pict>
            <v:shape xmlns:v="urn:schemas-microsoft-com:vml" style="position:absolute;margin-left:120pt;margin-top:18pt;width:90pt;height:40pt" coordsize="21600,21600" path="m,l,21600r21600,l21600,xe" strokecolor="#226688" fillcolor="#eef6f8">
              <v:textbox>
                <w:txbxContent>
                  <w:p>
                    <w:r>
                      <w:delText xml:space="preserve">Spruce second.</w:delText>
                    </w:r>
                  </w:p>
                </w:txbxContent>
              </v:textbox>
            </v:shape>
          </w:pict>
        </w:r>
        <w:r>
          <w:delText xml:space="preserve"> Spruce old ledger.</w:delText>
        </w:r>
      </w:del>
    </w:p>
    <w:p>
      <w:pPr>
        <w:spacing w:after="1200"/>
        <w:rPr>
          <w:ins w:id="104" w:author="Bench" w:date="2026-01-01T00:00:00Z"/>
        </w:rPr>
      </w:pPr>
      <w:ins w:id="103" w:author="Bench" w:date="2026-01-01T00:00:00Z">
        <w:r>
          <w:pict>
            <v:shape xmlns:v="urn:schemas-microsoft-com:vml" style="position:absolute;margin-left:0pt;margin-top:18pt;width:90pt;height:40pt" coordsize="21600,21600" path="m,l,21600r21600,l21600,xe" strokecolor="#226688" fillcolor="#eef6f8">
              <v:textbox>
                <w:txbxContent>
                  <w:p>
                    <w:r>
                      <w:t xml:space="preserve">Spruce first.</w:t>
                    </w:r>
                  </w:p>
                </w:txbxContent>
              </v:textbox>
            </v:shape>
            <v:shape xmlns:v="urn:schemas-microsoft-com:vml" style="position:absolute;margin-left:120pt;margin-top:18pt;width:90pt;height:40pt" coordsize="21600,21600" path="m,l,21600r21600,l21600,xe" strokecolor="#226688" fillcolor="#eef6f8">
              <v:textbox>
                <w:txbxContent>
                  <w:p>
                    <w:r>
                      <w:t xml:space="preserve">Spruce second.</w:t>
                    </w:r>
                  </w:p>
                </w:txbxContent>
              </v:textbox>
            </v:shape>
          </w:pict>
        </w:r>
        <w:r>
          <w:t xml:space="preserve"> Spruce new ledger.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