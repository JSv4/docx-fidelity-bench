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III.</w:t>
      </w:r>
      <w:r>
        <w:t xml:space="preserve"> </w:t>
      </w:r>
      <w:del w:id="101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</m:t>
              </m:r>
            </m:e>
          </m:nary>
        </m:oMath>
      </w:del>
      <w:ins w:id="102" w:author="Bench" w:date="2026-01-01T00:00:00Z"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k</m:t>
              </m:r>
            </m:sup>
            <m:e>
              <m:r>
                <m:t>x</m:t>
              </m:r>
            </m:e>
          </m:nary>
        </m:oMath>
      </w:ins>
      <w:r>
        <w:t xml:space="preserve"> Survey ledger.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