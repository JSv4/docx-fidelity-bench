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 lead</w:t>
      </w:r>
    </w:p>
    <w:p>
      <w:r>
        <w:t xml:space="preserve">Dune citation</w:t>
      </w:r>
      <w:ins w:id="101" w:author="Reviewer2" w:date="2026-01-01T00:00:00Z">
        <w:r>
          <w:t xml:space="preserve"> revised</w:t>
        </w:r>
      </w:ins>
      <w:r>
        <w:footnoteReference w:id="1"/>
      </w:r>
    </w:p>
    <w:p>
      <w:r>
        <w:t xml:space="preserve">Reed citation</w:t>
      </w:r>
      <w:r>
        <w:footnoteReference w:id="2"/>
      </w:r>
    </w:p>
    <w:p>
      <w:r>
        <w:t xml:space="preserve">Willow tail</w:t>
      </w:r>
    </w:p>
    <w:p>
      <w:pPr>
        <w:rPr>
          <w:ins w:id="103" w:author="Reviewer1" w:date="2026-01-01T00:00:00Z"/>
        </w:rPr>
      </w:pPr>
      <w:ins w:id="102" w:author="Reviewer1" w:date="2026-01-01T00:00:00Z">
        <w:r>
          <w:t xml:space="preserve">Birch inserted clause</w:t>
        </w:r>
        <w:r>
          <w:footnoteReference w:id="3"/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Cobalt reference</w:t>
      </w:r>
    </w:p>
  </w:footnote>
  <w:footnote w:id="2">
    <w:p>
      <w:r>
        <w:footnoteRef/>
      </w:r>
      <w:r>
        <w:t xml:space="preserve"> Amber reference</w:t>
      </w:r>
    </w:p>
  </w:footnote>
  <w:footnote w:id="3">
    <w:p>
      <w:pPr>
        <w:rPr>
          <w:ins w:id="105" w:author="Reviewer1" w:date="2026-01-01T00:00:00Z"/>
        </w:rPr>
      </w:pPr>
      <w:ins w:id="104" w:author="Reviewer1" w:date="2026-01-01T00:00:00Z">
        <w:r>
          <w:footnoteRef/>
        </w:r>
        <w:r>
          <w:t xml:space="preserve"> Birch added reference</w:t>
        </w:r>
      </w:ins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