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600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3000"/>
        <w:gridCol w:w="3000"/>
      </w:tblGrid>
      <w:tr>
        <w:trPr>
          <w:ins w:id="116" w:author="Bench" w:date="2026-01-01T00:00:00Z"/>
        </w:trPr>
        <w:tc>
          <w:tcPr>
            <w:tcW w:w="3000" w:type="dxa"/>
          </w:tcPr>
          <w:p>
            <w:pPr>
              <w:rPr>
                <w:ins w:id="109" w:author="Bench" w:date="2026-01-01T00:00:00Z"/>
              </w:rPr>
            </w:pPr>
            <w:ins w:id="108" w:author="Bench" w:date="2026-01-01T00:00:00Z">
              <w:r>
                <w:t xml:space="preserve">R1C1</w:t>
              </w:r>
            </w:ins>
          </w:p>
        </w:tc>
        <w:tc>
          <w:tcPr>
            <w:tcW w:w="3000" w:type="dxa"/>
          </w:tcPr>
          <w:p>
            <w:pPr>
              <w:rPr>
                <w:ins w:id="111" w:author="Bench" w:date="2026-01-01T00:00:00Z"/>
              </w:rPr>
            </w:pPr>
            <w:ins w:id="110" w:author="Bench" w:date="2026-01-01T00:00:00Z">
              <w:r>
                <w:t xml:space="preserve">R1C2</w:t>
              </w:r>
            </w:ins>
          </w:p>
        </w:tc>
      </w:tr>
      <w:tr>
        <w:trPr>
          <w:ins w:id="117" w:author="Bench" w:date="2026-01-01T00:00:00Z"/>
        </w:trPr>
        <w:tc>
          <w:tcPr>
            <w:tcW w:w="3000" w:type="dxa"/>
          </w:tcPr>
          <w:p>
            <w:pPr>
              <w:rPr>
                <w:ins w:id="113" w:author="Bench" w:date="2026-01-01T00:00:00Z"/>
              </w:rPr>
            </w:pPr>
            <w:ins w:id="112" w:author="Bench" w:date="2026-01-01T00:00:00Z">
              <w:r>
                <w:t xml:space="preserve">R2C1</w:t>
              </w:r>
            </w:ins>
          </w:p>
        </w:tc>
        <w:tc>
          <w:tcPr>
            <w:tcW w:w="3000" w:type="dxa"/>
          </w:tcPr>
          <w:p>
            <w:pPr>
              <w:rPr>
                <w:ins w:id="115" w:author="Bench" w:date="2026-01-01T00:00:00Z"/>
              </w:rPr>
            </w:pPr>
            <w:ins w:id="114" w:author="Bench" w:date="2026-01-01T00:00:00Z">
              <w:r>
                <w:t xml:space="preserve">R2C2</w:t>
              </w:r>
            </w:ins>
          </w:p>
        </w:tc>
      </w:tr>
    </w:tbl>
    <w:p>
      <w:pPr>
        <w:rPr>
          <w:del w:id="104" w:author="Bench" w:date="2026-01-01T00:00:00Z"/>
        </w:rPr>
      </w:pPr>
      <w:del w:id="101" w:author="Bench" w:date="2026-01-01T00:00:00Z">
        <w:bookmarkStart w:id="0" w:name="_Toc1"/>
      </w:del>
      <w:del w:id="103" w:author="Bench" w:date="2026-01-01T00:00:00Z">
        <w:r>
          <w:delText xml:space="preserve">Quarterly planning notes</w:delText>
        </w:r>
      </w:del>
      <w:del w:id="102" w:author="Bench" w:date="2026-01-01T00:00:00Z">
        <w:bookmarkEnd w:id="0"/>
      </w:del>
    </w:p>
    <w:p>
      <w:pPr>
        <w:rPr>
          <w:del w:id="106" w:author="Bench" w:date="2026-01-01T00:00:00Z"/>
        </w:rPr>
      </w:pPr>
      <w:del w:id="105" w:author="Bench" w:date="2026-01-01T00:00:00Z">
        <w:r>
          <w:delText xml:space="preserve">Budget review is scheduled for Monday.</w:delText>
        </w:r>
      </w:del>
    </w:p>
    <w:p>
      <w:del w:id="107" w:author="Bench" w:date="2026-01-01T00:00:00Z">
        <w:r>
          <w:delText xml:space="preserve">Hiring plan is attached.</w:delText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