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pPr>
        <w:pStyle w:val="TOC1"/>
        <w:tabs>
          <w:tab w:val="right" w:leader="dot" w:pos="9350"/>
        </w:tabs>
      </w:pPr>
      <w:r>
        <w:fldChar w:fldCharType="begin"/>
      </w:r>
      <w:r>
        <w:instrText xml:space="preserve"> TOC \o "1-1" \h \z \u </w:instrText>
      </w:r>
      <w:r>
        <w:fldChar w:fldCharType="separate"/>
      </w:r>
      <w:r>
        <w:t xml:space="preserve">Ridge survey</w:t>
      </w:r>
      <w:r>
        <w:tab/>
      </w:r>
      <w:r>
        <w:fldChar w:fldCharType="begin"/>
      </w:r>
      <w:r>
        <w:instrText xml:space="preserve"> PAGEREF _Toc101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1"/>
        <w:tabs>
          <w:tab w:val="right" w:leader="dot" w:pos="9350"/>
        </w:tabs>
      </w:pPr>
      <w:r>
        <w:t xml:space="preserve">Valley survey</w:t>
      </w:r>
      <w:r>
        <w:tab/>
      </w:r>
      <w:r>
        <w:fldChar w:fldCharType="begin"/>
      </w:r>
      <w:r>
        <w:instrText xml:space="preserve"> PAGEREF _Toc102 \h </w:instrText>
      </w:r>
      <w:r>
        <w:fldChar w:fldCharType="separate"/>
      </w:r>
      <w:del w:id="101" w:author="Bench" w:date="2026-01-01T00:00:00Z">
        <w:r>
          <w:delText xml:space="preserve">2</w:delText>
        </w:r>
      </w:del>
      <w:ins w:id="102" w:author="Bench" w:date="2026-01-01T00:00:00Z">
        <w:r>
          <w:t xml:space="preserve">3</w:t>
        </w:r>
      </w:ins>
      <w:r>
        <w:fldChar w:fldCharType="end"/>
      </w:r>
    </w:p>
    <w:p>
      <w:r>
        <w:fldChar w:fldCharType="end"/>
      </w:r>
    </w:p>
    <w:p>
      <w:bookmarkStart w:id="10" w:name="_Toc101"/>
      <w:r>
        <w:t xml:space="preserve">Ridge survey</w:t>
      </w:r>
      <w:bookmarkEnd w:id="10"/>
    </w:p>
    <w:p>
      <w:r>
        <w:t xml:space="preserve">Ridge survey notes are filed.</w:t>
      </w:r>
    </w:p>
    <w:p>
      <w:bookmarkStart w:id="11" w:name="_Toc102"/>
      <w:r>
        <w:t xml:space="preserve">Valley survey</w:t>
      </w:r>
      <w:bookmarkEnd w:id="11"/>
    </w:p>
    <w:p>
      <w:r>
        <w:t xml:space="preserve">Valley survey notes are filed.</w:t>
      </w:r>
    </w:p>
    <w:p>
      <w:r>
        <w:t xml:space="preserve">Closing line remains unchanged.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  <w:style w:type="paragraph" w:styleId="TOC1">
    <w:name w:val="toc 1"/>
    <w:basedOn w:val="Normal"/>
    <w:next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