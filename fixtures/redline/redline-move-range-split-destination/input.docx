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</w:t>
        </w:r>
      </w:moveTo>
      <w:moveToRangeEnd w:id="3"/>
      <w:r>
        <w:t xml:space="preserve">XY</w:t>
      </w:r>
      <w:moveToRangeStart w:id="5" w:name="move1" w:author="Alex" w:date="2026-05-01T09:00:00Z"/>
      <w:moveTo w:id="6" w:author="Alex" w:date="2026-05-01T09:00:00Z">
        <w:r>
          <w:t xml:space="preserve">unt</w:t>
        </w:r>
      </w:moveTo>
      <w:moveToRangeEnd w:id="5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