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Body first line.</w:t>
      </w:r>
    </w:p>
    <w:ins w:id="101" w:author="Bench" w:date="2026-01-01T00:00:00Z">
      <w:bookmarkStart w:id="40" w:name="MarkedLine"/>
    </w:ins>
    <w:p>
      <w:r>
        <w:t xml:space="preserve">Body second line.</w:t>
      </w:r>
    </w:p>
    <w:ins w:id="102" w:author="Bench" w:date="2026-01-01T00:00:00Z">
      <w:bookmarkEnd w:id="40"/>
    </w:ins>
    <w:p>
      <w:r>
        <w:t xml:space="preserve">Closing line remains unchanged.</w:t>
      </w:r>
    </w:p>
    <w:sectPr>
      <w:headerReference w:type="default" r:id="rHeader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p>
    <w:r>
      <w:t xml:space="preserve">Header first line.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" Type="http://schemas.openxmlformats.org/officeDocument/2006/relationships/header" Target="header1.xml"/></Relationships>
</file>