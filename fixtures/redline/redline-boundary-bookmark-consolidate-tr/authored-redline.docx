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ins w:id="101" w:author="Reviewer1" w:date="2026-01-01T00:00:00Z">
          <w:bookmarkStart w:id="73" w:name="HazelBoundary"/>
        </w:ins>
        <w:tc>
          <w:tcPr>
            <w:tcW w:w="4680" w:type="dxa"/>
          </w:tcPr>
          <w:p>
            <w:r>
              <w:t xml:space="preserve">Birch upper</w:t>
            </w:r>
          </w:p>
        </w:tc>
        <w:ins w:id="102" w:author="Reviewer1" w:date="2026-01-01T00:00:00Z">
          <w:bookmarkEnd w:id="73"/>
        </w:ins>
      </w:tr>
      <w:tr>
        <w:tc>
          <w:tcPr>
            <w:tcW w:w="4680" w:type="dxa"/>
          </w:tcPr>
          <w:p>
            <w:r>
              <w:t xml:space="preserve">Hazel lower</w:t>
            </w:r>
            <w:ins w:id="103" w:author="Reviewer2" w:date="2026-01-01T00:00:00Z">
              <w:r>
                <w:t xml:space="preserve"> revised</w:t>
              </w:r>
            </w:ins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