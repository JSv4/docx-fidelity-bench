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 clause</w:t>
      </w:r>
    </w:p>
    <w:p>
      <w:r>
        <w:t xml:space="preserve">Birch closing</w:t>
      </w:r>
      <w:ins w:id="101" w:author="Reviewer2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