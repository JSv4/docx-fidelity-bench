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Before the clause </w:t>
      </w:r>
      <w:del w:id="101" w:author="Bench" w:date="2026-01-01T00:00:00Z">
        <w:commentRangeStart w:id="1"/>
      </w:del>
      <w:ins w:id="102" w:author="Bench" w:date="2026-01-01T00:00:00Z">
        <w:commentRangeStart w:id="2"/>
      </w:ins>
      <w:r>
        <w:t xml:space="preserve">the review begins.</w:t>
      </w:r>
    </w:p>
    <w:customXml w:element="clause">
      <w:p>
        <w:pPr>
          <w:rPr>
            <w:del w:id="104" w:author="Bench" w:date="2026-01-01T00:00:00Z"/>
          </w:rPr>
        </w:pPr>
        <w:del w:id="103" w:author="Bench" w:date="2026-01-01T00:00:00Z">
          <w:r>
            <w:delText xml:space="preserve">Clause text first.</w:delText>
          </w:r>
        </w:del>
      </w:p>
      <w:del w:id="105" w:author="Bench" w:date="2026-01-01T00:00:00Z">
        <w:commentRangeEnd w:id="1"/>
      </w:del>
      <w:p>
        <w:pPr>
          <w:rPr>
            <w:del w:id="108" w:author="Bench" w:date="2026-01-01T00:00:00Z"/>
          </w:rPr>
        </w:pPr>
        <w:del w:id="106" w:author="Bench" w:date="2026-01-01T00:00:00Z">
          <w:r>
            <w:delText xml:space="preserve">Clause text second.</w:delText>
          </w:r>
        </w:del>
        <w:del w:id="107" w:author="Bench" w:date="2026-01-01T00:00:00Z">
          <w:r>
            <w:commentReference w:id="1"/>
          </w:r>
        </w:del>
      </w:p>
    </w:customXml>
    <w:customXml w:element="clause">
      <w:p>
        <w:pPr>
          <w:rPr>
            <w:ins w:id="110" w:author="Bench" w:date="2026-01-01T00:00:00Z"/>
          </w:rPr>
        </w:pPr>
        <w:ins w:id="109" w:author="Bench" w:date="2026-01-01T00:00:00Z">
          <w:r>
            <w:t xml:space="preserve">Clause text first, revised.</w:t>
          </w:r>
        </w:ins>
      </w:p>
      <w:ins w:id="111" w:author="Bench" w:date="2026-01-01T00:00:00Z">
        <w:commentRangeEnd w:id="2"/>
      </w:ins>
      <w:p>
        <w:pPr>
          <w:rPr>
            <w:ins w:id="114" w:author="Bench" w:date="2026-01-01T00:00:00Z"/>
          </w:rPr>
        </w:pPr>
        <w:ins w:id="112" w:author="Bench" w:date="2026-01-01T00:00:00Z">
          <w:r>
            <w:t xml:space="preserve">Clause text second.</w:t>
          </w:r>
        </w:ins>
        <w:ins w:id="113" w:author="Bench" w:date="2026-01-01T00:00:00Z">
          <w:r>
            <w:commentReference w:id="2"/>
          </w:r>
        </w:ins>
      </w:p>
    </w:customXm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>
      <w:r>
        <w:annotationRef/>
      </w:r>
      <w:r>
        <w:t xml:space="preserve">Check the clause wording.</w:t>
      </w:r>
    </w:p>
  </w:comment>
  <w:comment w:id="2" w:author="Reviewer" w:date="2026-01-01T00:00:00Z" w:initials="RV">
    <w:p>
      <w:r>
        <w:annotationRef/>
      </w:r>
      <w:r>
        <w:t xml:space="preserve">Check the clause wording.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