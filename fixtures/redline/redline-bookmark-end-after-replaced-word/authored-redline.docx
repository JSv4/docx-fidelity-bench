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Opening line of the survey.</w:t>
      </w:r>
    </w:p>
    <w:p>
      <w:bookmarkStart w:id="5" w:name="_Toc5"/>
      <w:r>
        <w:t xml:space="preserve">Valley </w:t>
      </w:r>
      <w:del w:id="101" w:author="Bench" w:date="2026-01-01T00:00:00Z">
        <w:r>
          <w:delText xml:space="preserve">survey</w:delText>
        </w:r>
      </w:del>
      <w:ins w:id="102" w:author="Bench" w:date="2026-01-01T00:00:00Z">
        <w:r>
          <w:t xml:space="preserve">study</w:t>
        </w:r>
      </w:ins>
      <w:bookmarkEnd w:id="5"/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