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III.</w:t>
      </w:r>
      <w:r>
        <w:tab/>
      </w:r>
      <w:del w:id="101" w:author="Bench" w:date="2026-01-01T00:00:00Z">
        <m:oMath>
          <m:nary>
            <m:naryPr>
              <m:chr m:val="∑"/>
              <m:limLoc m:val="undOvr"/>
            </m:naryPr>
            <m:sub>
              <m:r>
                <m:t>i=1</m:t>
              </m:r>
            </m:sub>
            <m:sup>
              <m:r>
                <m:t>n</m:t>
              </m:r>
            </m:sup>
            <m:e>
              <m:r>
                <m:t>x</m:t>
              </m:r>
            </m:e>
          </m:nary>
        </m:oMath>
      </w:del>
      <w:ins w:id="102" w:author="Bench" w:date="2026-01-01T00:00:00Z">
        <m:oMath>
          <m:nary>
            <m:naryPr>
              <m:chr m:val="∑"/>
              <m:limLoc m:val="undOvr"/>
            </m:naryPr>
            <m:sub>
              <m:r>
                <m:t>i=1</m:t>
              </m:r>
            </m:sub>
            <m:sup>
              <m:r>
                <m:t>k</m:t>
              </m:r>
            </m:sup>
            <m:e>
              <m:r>
                <m:t>x</m:t>
              </m:r>
            </m:e>
          </m:nary>
        </m:oMath>
      </w:ins>
      <w:r>
        <w:t xml:space="preserve"> Survey </w:t>
      </w:r>
      <w:del w:id="103" w:author="Other" w:date="2026-01-01T00:00:00Z">
        <w:r>
          <w:delText xml:space="preserve">ledger</w:delText>
        </w:r>
      </w:del>
      <w:ins w:id="104" w:author="Other" w:date="2026-01-01T00:00:00Z">
        <w:r>
          <w:t xml:space="preserve">schedule</w:t>
        </w:r>
      </w:ins>
      <w:r>
        <w:t xml:space="preserve">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