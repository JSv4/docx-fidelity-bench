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 xmlns:m="http://purl.oclc.org/ooxml/officeDocument/math" xmlns:w14="http://schemas.microsoft.com/office/word/2010/wordml" xmlns:mc="http://schemas.openxmlformats.org/markup-compatibility/2006" mc:Ignorable="w14">
  <w:body>
    <w:p>
      <w:r>
        <w:t xml:space="preserve">Ledger </w:t>
      </w:r>
      <w:del w:id="101" w:author="Bench" w:date="2026-01-01T00:00:00Z">
        <w:r>
          <w:delText xml:space="preserve">Amber prism</w:delText>
        </w:r>
      </w:del>
      <w:ins w:id="102" w:author="Bench" w:date="2026-01-01T00:00:00Z">
        <w:r>
          <w:t xml:space="preserve">Indigo prism</w:t>
        </w:r>
      </w:ins>
      <w:r>
        <w:t xml:space="preserve"> closes.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purl.oclc.org/ooxml/wordprocessingml/main">
  <w:compat>
    <w:compatSetting w:name="compatibilityMode" w:uri="http://schemas.microsoft.com/office/word" w:val="15"/>
  </w:compat>
</w:settings>
</file>

<file path=word/styles.xml><?xml version="1.0" encoding="utf-8"?>
<w:styles xmlns:w="http://purl.oclc.org/ooxml/wordprocessingml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purl.oclc.org/ooxml/officeDocument/relationships/styles" Target="styles.xml"/><Relationship Id="rSettings" Type="http://purl.oclc.org/ooxml/officeDocument/relationships/settings" Target="settings.xml"/></Relationships>
</file>