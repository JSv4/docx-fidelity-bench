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</w:t>
      </w:r>
      <w:del w:id="101" w:author="Bench" w:date="2026-01-01T00:00:00Z">
        <w:r>
          <w:delText xml:space="preserve">a</w:delText>
        </w:r>
      </w:del>
      <w:r>
        <w:tab/>
      </w:r>
      <w:r>
        <w:t xml:space="preserve">ve</w:t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