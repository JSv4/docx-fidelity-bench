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pPr>
        <w:rPr>
          <w:ins w:id="103" w:author="Taylor" w:date="2026-01-01T00:00:00Z"/>
          <w:del w:id="104" w:author="Taylor" w:date="2026-01-01T00:00:00Z"/>
        </w:rPr>
      </w:pPr>
      <w:ins w:id="102" w:author="Taylor" w:date="2026-01-01T00:00:00Z">
        <w:del w:id="101" w:author="Taylor" w:date="2026-01-01T00:00:00Z">
          <w:r>
            <w:delText xml:space="preserve">Summit proposed clause.</w:delText>
          </w:r>
        </w:del>
      </w:ins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