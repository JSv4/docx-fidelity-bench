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del w:id="101" w:author="Bench" w:date="2026-01-01T00:00:00Z">
        <w:r>
          <w:delText xml:space="preserve">Amber prism</w:delText>
        </w:r>
      </w:del>
      <w:ins w:id="102" w:author="Bench" w:date="2026-01-01T00:00:00Z">
        <w:r>
          <w:t xml:space="preserve">Indigo prism</w:t>
        </w:r>
      </w:ins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