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del w:id="101" w:author="Taylor" w:date="2026-01-01T00:00:00Z">
        <w:r>
          <w:delText xml:space="preserve">Summit opening.</w:delText>
        </w:r>
      </w:del>
      <w:ins w:id="102" w:author="Taylor" w:date="2026-01-01T00:00:00Z">
        <w:r>
          <w:t xml:space="preserve">Summit revised opening.</w:t>
        </w:r>
      </w:ins>
    </w:p>
    <w:p>
      <w:r>
        <w:t xml:space="preserve">Summit proposed clause.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Taylor">
    <w15:presenceInfo w15:providerId="AD" w15:userId="S::taylor@summit.example::55555555-5555-5555-5555-555555555555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CommentText">
    <w:name w:val="annotation text"/>
    <w:basedOn w:val="Normal"/>
  </w:style>
  <w:style w:type="character" w:styleId="CommentReference">
    <w:name w:val="annotation referenc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