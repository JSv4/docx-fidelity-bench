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sdt>
      <w:sdtPr>
        <w:alias w:val="FieldBlock"/>
        <w:tag w:val="FieldBlock"/>
        <w:id w:val="4100"/>
      </w:sdtPr>
      <w:sdtContent>
        <w:p>
          <w:r>
            <w:t xml:space="preserve">first tail</w:t>
          </w:r>
          <w:r>
            <w:fldChar w:fldCharType="end"/>
          </w:r>
          <w:r>
            <w:t xml:space="preserve"> middle </w:t>
          </w:r>
          <w:ins w:id="101" w:author="Bench" w:date="2026-01-01T00:00:00Z">
            <w:r>
              <w:t xml:space="preserve">part </w:t>
            </w:r>
          </w:ins>
          <w:r>
            <w:fldChar w:fldCharType="begin"/>
          </w:r>
          <w:r>
            <w:instrText xml:space="preserve"> QUOTE "second result" </w:instrText>
          </w:r>
          <w:r>
            <w:fldChar w:fldCharType="separate"/>
          </w:r>
          <w:r>
            <w:t xml:space="preserve">second result</w:t>
          </w:r>
        </w:p>
      </w:sdtContent>
    </w:sdt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