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Willow </w:t>
      </w:r>
      <w:del w:id="101" w:author="Bench" w:date="2026-01-01T00:00:00Z">
        <w:r>
          <w:delText xml:space="preserve">value</w:delText>
        </w:r>
      </w:del>
      <w:ins w:id="102" w:author="Bench" w:date="2026-01-01T00:00:00Z">
        <w:r>
          <w:t xml:space="preserve">term</w:t>
        </w:r>
      </w:ins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