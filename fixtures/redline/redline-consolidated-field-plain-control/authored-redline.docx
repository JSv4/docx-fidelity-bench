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Alder </w:t>
      </w:r>
      <w:r>
        <w:t xml:space="preserve">birch </w:t>
      </w:r>
      <w:del w:id="101" w:author="Reviewer1" w:date="2026-01-01T00:00:00Z">
        <w:r>
          <w:delText xml:space="preserve">1</w:delText>
        </w:r>
      </w:del>
      <w:ins w:id="102" w:author="Reviewer1" w:date="2026-01-01T00:00:00Z">
        <w:r>
          <w:t xml:space="preserve">7</w:t>
        </w:r>
      </w:ins>
      <w:r>
        <w:t xml:space="preserve"> tail</w:t>
      </w:r>
      <w:ins w:id="103" w:author="Reviewer2" w:date="2026-01-01T00:00:00Z">
        <w:r>
          <w:t xml:space="preserve"> more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