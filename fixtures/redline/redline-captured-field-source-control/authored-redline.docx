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fldChar w:fldCharType="begin"/>
        <w:instrText> PAGE </w:instrText>
        <w:fldChar w:fldCharType="separate"/>
        <w:t>1</w:t>
        <w:fldChar w:fldCharType="end"/>
      </w:r>
      <w:hyperlink w:anchor="reference">
        <w:r>
          <w:tab/>
        </w:r>
      </w:hyperlink>
      <w:del w:id="101" w:author="Bench" w:date="2026-01-01T00:00:00Z">
        <w:r>
          <w:delText xml:space="preserve">Alder</w:delText>
        </w:r>
      </w:del>
      <w:ins w:id="102" w:author="Bench" w:date="2026-01-01T00:00:00Z">
        <w:r>
          <w:t xml:space="preserve">Birch</w:t>
        </w:r>
      </w:ins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