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customXml w:element="term">
        <w:r>
          <w:t xml:space="preserve">alpha </w:t>
        </w:r>
        <w:ins w:id="101" w:author="Bench" w:date="2026-01-01T00:00:00Z">
          <w:r>
            <w:t xml:space="preserve">added </w:t>
          </w:r>
        </w:ins>
        <w:del w:id="102" w:author="Bench" w:date="2026-01-01T00:00:00Z">
          <w:r>
            <w:delText xml:space="preserve">removed </w:delText>
          </w:r>
        </w:del>
        <w:r>
          <w:t xml:space="preserve">omega</w:t>
        </w:r>
      </w:customXml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