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rPr>
          <w:del w:id="102" w:author="Bench" w:date="2026-01-01T00:00:00Z"/>
        </w:rPr>
      </w:pPr>
      <w:del w:id="101" w:author="Bench" w:date="2026-01-01T00:00:00Z">
        <w:r>
          <w:delText xml:space="preserve">Card Alder </w:delText>
        </w:r>
        <w:r>
          <w:drawing xmlns:a="http://schemas.openxmlformats.org/drawingml/2006/main" xmlns:wp="http://schemas.openxmlformats.org/drawingml/2006/wordprocessingDrawing" xmlns:wps="http://schemas.microsoft.com/office/word/2010/wordprocessingShape">
            <wp:inline>
              <wp:extent cx="1828800" cy="457200"/>
              <wp:docPr id="1" name="Survey box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blipFill>
                        <a:blip r:embed="rFill"/>
                        <a:stretch>
                          <a:fillRect/>
                        </a:stretch>
                      </a:blipFill>
                    </wps:spPr>
                    <wps:txbx>
                      <w:txbxContent>
                        <w:p>
                          <w:r>
                            <w:delText xml:space="preserve">Survey box</w:delText>
                          </w:r>
                        </w:p>
                      </w:txbxContent>
                    </wps:txbx>
                    <wps:bodyPr/>
                  </wps:wsp>
                </a:graphicData>
              </a:graphic>
            </wp:inline>
          </w:drawing>
        </w:r>
      </w:del>
    </w:p>
    <w:p>
      <w:pPr>
        <w:rPr>
          <w:ins w:id="104" w:author="Bench" w:date="2026-01-01T00:00:00Z"/>
        </w:rPr>
      </w:pPr>
      <w:ins w:id="103" w:author="Bench" w:date="2026-01-01T00:00:00Z">
        <w:r>
          <w:t xml:space="preserve">Card Birch </w:t>
        </w:r>
        <w:r>
          <w:drawing xmlns:a="http://schemas.openxmlformats.org/drawingml/2006/main" xmlns:wp="http://schemas.openxmlformats.org/drawingml/2006/wordprocessingDrawing" xmlns:wps="http://schemas.microsoft.com/office/word/2010/wordprocessingShape">
            <wp:inline>
              <wp:extent cx="1828800" cy="457200"/>
              <wp:docPr id="2" name="Survey box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solidFill>
                        <a:srgbClr val="226688"/>
                      </a:solidFill>
                    </wps:spPr>
                    <wps:txbx>
                      <w:txbxContent>
                        <w:p>
                          <w:r>
                            <w:t xml:space="preserve">Survey box</w:t>
                          </w:r>
                        </w:p>
                      </w:txbxContent>
                    </wps:txbx>
                    <wps:bodyPr/>
                  </wps:wsp>
                </a:graphicData>
              </a:graphic>
            </wp:inline>
          </w:drawing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ill" Type="http://schemas.openxmlformats.org/officeDocument/2006/relationships/image" Target="media/fill.png"/></Relationships>
</file>