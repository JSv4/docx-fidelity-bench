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Maple opening</w:t>
      </w:r>
      <w:del w:id="101" w:author="Bench" w:date="2026-01-01T00:00:00Z">
        <w:commentRangeStart w:id="11"/>
      </w:del>
      <w:ins w:id="102" w:author="Bench" w:date="2026-01-01T00:00:00Z">
        <w:commentRangeStart w:id="12"/>
      </w:ins>
    </w:p>
    <w:p>
      <w:pPr>
        <w:rPr>
          <w:del w:id="106" w:author="Bench" w:date="2026-01-01T00:00:00Z"/>
        </w:rPr>
      </w:pPr>
      <w:del w:id="103" w:author="Bench" w:date="2026-01-01T00:00:00Z">
        <w:r>
          <w:delText xml:space="preserve">Cedar inner clause</w:delText>
        </w:r>
      </w:del>
      <w:del w:id="104" w:author="Bench" w:date="2026-01-01T00:00:00Z">
        <w:commentRangeEnd w:id="11"/>
      </w:del>
      <w:del w:id="105" w:author="Bench" w:date="2026-01-01T00:00:00Z">
        <w:r>
          <w:commentReference w:id="11"/>
        </w:r>
      </w:del>
    </w:p>
    <w:customXml w:element="cedar">
      <w:p>
        <w:pPr>
          <w:rPr>
            <w:ins w:id="110" w:author="Bench" w:date="2026-01-01T00:00:00Z"/>
          </w:rPr>
        </w:pPr>
        <w:ins w:id="107" w:author="Bench" w:date="2026-01-01T00:00:00Z">
          <w:r>
            <w:t xml:space="preserve">Cedar inner clause</w:t>
          </w:r>
        </w:ins>
        <w:ins w:id="108" w:author="Bench" w:date="2026-01-01T00:00:00Z">
          <w:commentRangeEnd w:id="12"/>
        </w:ins>
        <w:ins w:id="109" w:author="Bench" w:date="2026-01-01T00:00:00Z">
          <w:r>
            <w:commentReference w:id="12"/>
          </w:r>
        </w:ins>
      </w:p>
    </w:customXml>
    <w:p>
      <w:r>
        <w:t xml:space="preserve">Birch closing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11" w:author="Cedar" w:initials="C" w:date="2026-01-01T00:00:00Z">
    <w:p>
      <w:pPr/>
      <w:r>
        <w:rPr/>
        <w:t xml:space="preserve">Review the cedar clause.</w:t>
      </w:r>
    </w:p>
  </w:comment>
  <w:comment w:id="12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