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ins w:id="101" w:author="Reviewer1" w:date="2026-01-01T00:00:00Z">
          <w:bookmarkStart w:id="73" w:name="HazelBoundary"/>
        </w:ins>
        <w:tc>
          <w:tcPr>
            <w:tcW w:w="4680" w:type="dxa"/>
          </w:tcPr>
          <w:p>
            <w:r>
              <w:t xml:space="preserve">Birch upper</w:t>
            </w:r>
          </w:p>
        </w:tc>
        <w:ins w:id="102" w:author="Reviewer1" w:date="2026-01-01T00:00:00Z">
          <w:bookmarkEnd w:id="73"/>
        </w:ins>
      </w:tr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