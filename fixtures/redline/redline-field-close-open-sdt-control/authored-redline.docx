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Register opening paragraph.</w:t>
      </w:r>
    </w:p>
    <w:p>
      <w:r>
        <w:t xml:space="preserve">Lead </w:t>
      </w:r>
      <w:r>
        <w:fldChar w:fldCharType="begin"/>
      </w:r>
      <w:r>
        <w:instrText xml:space="preserve"> QUOTE "first result" </w:instrText>
      </w:r>
      <w:r>
        <w:fldChar w:fldCharType="separate"/>
      </w:r>
      <w:r>
        <w:t xml:space="preserve">first result</w:t>
      </w:r>
    </w:p>
    <w:sdt>
      <w:sdtPr>
        <w:alias w:val="FieldBlock"/>
        <w:tag w:val="FieldBlock"/>
        <w:id w:val="4100"/>
      </w:sdtPr>
      <w:sdtContent>
        <w:p>
          <w:r>
            <w:t xml:space="preserve">first tail</w:t>
          </w:r>
          <w:r>
            <w:fldChar w:fldCharType="end"/>
          </w:r>
          <w:r>
            <w:t xml:space="preserve"> middle </w:t>
          </w:r>
          <w:ins w:id="101" w:author="Bench" w:date="2026-01-01T00:00:00Z">
            <w:r>
              <w:t xml:space="preserve">part </w:t>
            </w:r>
          </w:ins>
        </w:p>
        <w:p>
          <w:r>
            <w:fldChar w:fldCharType="begin"/>
          </w:r>
          <w:r>
            <w:instrText xml:space="preserve"> QUOTE "second result" </w:instrText>
          </w:r>
          <w:r>
            <w:fldChar w:fldCharType="separate"/>
          </w:r>
          <w:r>
            <w:t xml:space="preserve">second result</w:t>
          </w:r>
        </w:p>
      </w:sdtContent>
    </w:sdt>
    <w:p>
      <w:r>
        <w:t xml:space="preserve">second tail</w:t>
      </w:r>
      <w:r>
        <w:fldChar w:fldCharType="end"/>
      </w:r>
      <w:r>
        <w:t xml:space="preserve"> ending.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