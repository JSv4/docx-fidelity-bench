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opening.</w:t>
      </w:r>
    </w:p>
    <w:p>
      <w:pPr>
        <w:rPr>
          <w:ins w:id="103" w:author="Taylor" w:date="2026-01-01T00:00:00Z"/>
          <w:del w:id="104" w:author="Taylor" w:date="2026-01-01T00:00:00Z"/>
        </w:rPr>
      </w:pPr>
      <w:ins w:id="102" w:author="Taylor" w:date="2026-01-01T00:00:00Z">
        <w:del w:id="101" w:author="Taylor" w:date="2026-01-01T00:00:00Z">
          <w:r>
            <w:delText xml:space="preserve">Summit proposed clause.</w:delText>
          </w:r>
        </w:del>
      </w:ins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people.xml><?xml version="1.0" encoding="utf-8"?>
<w15:people xmlns:w15="http://schemas.microsoft.com/office/word/2012/wordml">
  <w15:person w15:author="Taylor">
    <w15:presenceInfo w15:providerId="AD" w15:userId="S::taylor@valley.example::66666666-6666-6666-6666-666666666666"/>
  </w15:person>
</w15:people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eople" Type="http://schemas.microsoft.com/office/2011/relationships/people" Target="people.xml"/></Relationships>
</file>