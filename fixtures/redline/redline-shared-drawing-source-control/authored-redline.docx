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Card </w:t>
      </w:r>
      <w:del w:id="101" w:author="Bench" w:date="2026-01-01T00:00:00Z">
        <w:r>
          <w:delText xml:space="preserve">Alder</w:delText>
        </w:r>
      </w:del>
      <w:ins w:id="102" w:author="Bench" w:date="2026-01-01T00:00:00Z">
        <w:r>
          <w:t xml:space="preserve">Birch</w:t>
        </w:r>
      </w:ins>
      <w:r>
        <w:t xml:space="preserve"> </w:t>
      </w:r>
      <w:r>
        <w:drawing xmlns:a="http://schemas.openxmlformats.org/drawingml/2006/main" xmlns:wp="http://schemas.openxmlformats.org/drawingml/2006/wordprocessingDrawing" xmlns:wps="http://schemas.microsoft.com/office/word/2010/wordprocessingShape">
          <wp:inline>
            <wp:extent cx="1828800" cy="457200"/>
            <wp:docPr id="1" name="Survey 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8800" cy="457200"/>
                    </a:xfrm>
                    <a:prstGeom prst="rect">
                      <a:avLst/>
                    </a:prstGeom>
                    <a:blipFill>
                      <a:blip r:embed="rFill"/>
                      <a:stretch>
                        <a:fillRect/>
                      </a:stretch>
                    </a:blipFill>
                  </wps:spPr>
                  <wps:txbx>
                    <w:txbxContent>
                      <w:p>
                        <w:r>
                          <w:t xml:space="preserve">Survey box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ill" Type="http://schemas.openxmlformats.org/officeDocument/2006/relationships/image" Target="media/fill.png"/></Relationships>
</file>