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2" w:author="Word Taylor" w:date="2026-01-01T00:00:00Z"/>
        </w:rPr>
      </w:pPr>
      <w:ins w:id="101" w:author="Word Taylor" w:date="2026-01-01T00:00:00Z">
        <w:r>
          <w:t xml:space="preserve">Summit proposed clause.</w:t>
        </w:r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Word Taylor">
    <w15:presenceInfo w15:providerId="AD" w15:userId="S::TAYLOR@SUMMIT.EXAMPLE::77777777-7777-7777-7777-777777777777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