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rPr>
          <w:ins w:id="103" w:author="Reviewer1" w:date="2026-01-01T00:00:00Z"/>
        </w:rPr>
      </w:pPr>
      <w:ins w:id="102" w:author="Reviewer1" w:date="2026-01-01T00:00:00Z">
        <w:r>
          <w:t xml:space="preserve">Birch inserted clause</w:t>
        </w:r>
        <w:r>
          <w:footnoteReference w:id="1"/>
        </w:r>
      </w:ins>
    </w:p>
    <w:p>
      <w:r>
        <w:t xml:space="preserve">Cedar lead</w:t>
      </w:r>
    </w:p>
    <w:p>
      <w:r>
        <w:t xml:space="preserve">Dune citation</w:t>
      </w:r>
      <w:ins w:id="101" w:author="Reviewer2" w:date="2026-01-01T00:00:00Z">
        <w:r>
          <w:t xml:space="preserve"> revised</w:t>
        </w:r>
      </w:ins>
      <w:r>
        <w:footnoteReference w:id="2"/>
      </w:r>
    </w:p>
    <w:p>
      <w:r>
        <w:t xml:space="preserve">Reed citation</w:t>
      </w:r>
      <w:r>
        <w:footnoteReference w:id="3"/>
      </w:r>
    </w:p>
    <w:p>
      <w:r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rPr>
          <w:ins w:id="105" w:author="Reviewer1" w:date="2026-01-01T00:00:00Z"/>
        </w:rPr>
      </w:pPr>
      <w:ins w:id="104" w:author="Reviewer1" w:date="2026-01-01T00:00:00Z">
        <w:r>
          <w:footnoteRef/>
        </w:r>
        <w:r>
          <w:t xml:space="preserve"> Birch added reference</w:t>
        </w:r>
      </w:ins>
    </w:p>
  </w:footnote>
  <w:footnote w:id="2">
    <w:p>
      <w:r>
        <w:footnoteRef/>
      </w:r>
      <w:r>
        <w:t xml:space="preserve"> Cobalt reference</w:t>
      </w:r>
    </w:p>
  </w:footnote>
  <w:footnote w:id="3">
    <w:p>
      <w:r>
        <w:footnoteRef/>
      </w:r>
      <w:r>
        <w:t xml:space="preserve"> Amber reference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notes" Type="http://schemas.openxmlformats.org/officeDocument/2006/relationships/footnotes" Target="footnotes.xml"/></Relationships>
</file>