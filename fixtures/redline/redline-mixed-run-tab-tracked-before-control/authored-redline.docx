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</w:t>
      </w:r>
      <w:del w:id="101" w:author="Bench" w:date="2026-01-01T00:00:00Z">
        <w:r>
          <w:delText xml:space="preserve">a</w:delText>
        </w:r>
      </w:del>
      <w:r>
        <w:t xml:space="preserve">ve</w:t>
      </w:r>
      <w:r>
        <w:tab/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