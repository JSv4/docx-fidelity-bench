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MapleBefore </w:t>
      </w:r>
      <w:hyperlink w:anchor="BirchTarget">
        <w:customXml w:element="entry">
          <w:customXmlPr>
            <w:attr w:name="key" w:val="cedar"/>
          </w:customXmlPr>
          <w:del w:id="101" w:author="Bench" w:date="2026-01-01T00:00:00Z">
            <w:r>
              <w:delText xml:space="preserve">OakOpened</w:delText>
            </w:r>
          </w:del>
          <w:ins w:id="102" w:author="Bench" w:date="2026-01-01T00:00:00Z">
            <w:r>
              <w:t xml:space="preserve">OakClosed</w:t>
            </w:r>
          </w:ins>
        </w:customXml>
      </w:hyperlink>
      <w:r>
        <w:t xml:space="preserve"> MapleAfter</w:t>
      </w:r>
    </w:p>
    <w:p>
      <w:bookmarkStart w:id="91" w:name="BirchTarget"/>
      <w:r>
        <w:t xml:space="preserve">BirchTarget.</w:t>
      </w:r>
      <w:bookmarkEnd w:id="91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