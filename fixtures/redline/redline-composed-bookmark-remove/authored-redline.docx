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del w:id="101" w:author="Alice" w:date="2026-01-01T00:00:00Z">
        <w:r>
          <w:delText xml:space="preserve">Maple</w:delText>
        </w:r>
      </w:del>
      <w:ins w:id="102" w:author="Alice" w:date="2026-01-01T00:00:00Z">
        <w:r>
          <w:t xml:space="preserve">Cedar</w:t>
        </w:r>
      </w:ins>
      <w:del w:id="103" w:author="Alice" w:date="2026-01-01T00:00:00Z">
        <w:bookmarkStart w:id="17" w:name="MapleTab"/>
      </w:del>
      <w:r>
        <w:tab/>
      </w:r>
      <w:del w:id="104" w:author="Alice" w:date="2026-01-01T00:00:00Z">
        <w:bookmarkEnd w:id="17"/>
      </w:del>
      <m:oMath>
        <m:r>
          <m:t>x</m:t>
        </m:r>
      </m:oMath>
      <w:r>
        <w:t xml:space="preserve"> survey </w:t>
      </w:r>
      <w:del w:id="105" w:author="Bob" w:date="2026-01-01T00:00:00Z">
        <w:r>
          <w:delText xml:space="preserve">archive</w:delText>
        </w:r>
      </w:del>
      <w:ins w:id="106" w:author="Bob" w:date="2026-01-01T00:00:00Z">
        <w:r>
          <w:t xml:space="preserve">register</w:t>
        </w:r>
      </w:ins>
      <w:r>
        <w:t xml:space="preserve">.</w:t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