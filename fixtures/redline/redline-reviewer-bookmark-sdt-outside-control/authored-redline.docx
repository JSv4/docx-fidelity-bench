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sdt>
      <w:sdtPr>
        <w:tag w:val="cedar"/>
        <w:id w:val="4100"/>
      </w:sdtPr>
      <w:sdtContent>
        <w:p>
          <w:bookmarkStart w:id="7" w:name="CedarRange"/>
          <w:r>
            <w:t xml:space="preserve">Cedar </w:t>
          </w:r>
          <w:r>
            <w:t xml:space="preserve">grove</w:t>
          </w:r>
          <w:bookmarkEnd w:id="7"/>
        </w:p>
      </w:sdtContent>
    </w:sdt>
    <w:p>
      <w:r>
        <w:t xml:space="preserve">Willow tail</w:t>
      </w:r>
      <w:ins w:id="101" w:author="Reviewer2" w:date="2026-01-01T00:00:00Z">
        <w:r>
          <w:t xml:space="preserve"> revised</w:t>
        </w:r>
      </w:ins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