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fldChar w:fldCharType="begin"/>
        <w:instrText xml:space="preserve"> PAGE </w:instrText>
        <w:fldChar w:fldCharType="separate"/>
        <w:t>1</w:t>
        <w:fldChar w:fldCharType="end"/>
      </w:r>
      <w:r>
        <w:t xml:space="preserve"> </w:t>
      </w:r>
      <w:del w:id="101" w:author="Bench" w:date="2026-01-01T00:00:00Z"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x</m:t>
              </m:r>
            </m:e>
          </m:nary>
        </m:oMath>
      </w:del>
      <w:ins w:id="102" w:author="Bench" w:date="2026-01-01T00:00:00Z"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k</m:t>
              </m:r>
            </m:sup>
            <m:e>
              <m:r>
                <m:t>x</m:t>
              </m:r>
            </m:e>
          </m:nary>
        </m:oMath>
      </w:ins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