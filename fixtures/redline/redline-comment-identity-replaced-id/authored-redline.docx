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ins w:id="101" w:author="Bench" w:date="2026-01-01T00:00:00Z">
        <w:commentRangeStart w:id="2"/>
      </w:ins>
      <w:r>
        <w:t xml:space="preserve">AlderFirst</w:t>
      </w:r>
      <w:ins w:id="102" w:author="Bench" w:date="2026-01-01T00:00:00Z">
        <w:commentRangeEnd w:id="2"/>
      </w:ins>
      <w:ins w:id="103" w:author="Bench" w:date="2026-01-01T00:00:00Z">
        <w:r>
          <w:commentReference w:id="2"/>
        </w:r>
      </w:ins>
      <w:r>
        <w:t xml:space="preserve"> </w:t>
      </w:r>
      <w:del w:id="104" w:author="Bench" w:date="2026-01-01T00:00:00Z">
        <w:commentRangeStart w:id="0"/>
      </w:del>
      <w:r>
        <w:t xml:space="preserve">BirchSecond</w:t>
      </w:r>
      <w:del w:id="105" w:author="Bench" w:date="2026-01-01T00:00:00Z">
        <w:commentRangeEnd w:id="0"/>
      </w:del>
      <w:del w:id="106" w:author="Bench" w:date="2026-01-01T00:00:00Z">
        <w:r>
          <w:commentReference w:id="0"/>
        </w:r>
      </w:del>
      <w:r>
        <w:t xml:space="preserve"> tail</w:t>
      </w:r>
      <w:ins w:id="107" w:author="Bench" w:date="2026-01-01T00:00:00Z">
        <w:r>
          <w:t xml:space="preserve"> revised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Old cedar note</w:t>
      </w:r>
    </w:p>
  </w:comment>
  <w:comment w:id="2" w:author="Cedar" w:initials="C" w:date="2026-01-01T00:00:00Z">
    <w:p>
      <w:pPr/>
      <w:r>
        <w:rPr/>
        <w:t xml:space="preserve">New willow note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