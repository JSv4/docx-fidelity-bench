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</w:t>
      </w:r>
      <w:ins w:id="101" w:author="Bench" w:date="2026-01-01T00:00:00Z">
        <w:r>
          <w:t xml:space="preserve">now </w:t>
        </w:r>
      </w:ins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