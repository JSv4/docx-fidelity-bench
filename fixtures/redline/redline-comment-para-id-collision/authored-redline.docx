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13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pPr>
            <w:rPr>
              <w:del w:id="105" w:author="Bench" w:date="2026-01-01T00:00:00Z"/>
            </w:rPr>
          </w:pPr>
          <w:del w:id="101" w:author="Bench" w:date="2026-01-01T00:00:00Z">
            <w:commentRangeStart w:id="1"/>
          </w:del>
          <w:del w:id="102" w:author="Bench" w:date="2026-01-01T00:00:00Z">
            <w:r>
              <w:delText xml:space="preserve">Clause text first.</w:delText>
            </w:r>
          </w:del>
          <w:del w:id="103" w:author="Bench" w:date="2026-01-01T00:00:00Z">
            <w:commentRangeEnd w:id="1"/>
          </w:del>
          <w:del w:id="104" w:author="Bench" w:date="2026-01-01T00:00:00Z">
            <w:r>
              <w:commentReference w:id="1"/>
            </w:r>
          </w:del>
        </w:p>
        <w:del w:id="106" w:author="Bench" w:date="2026-01-01T00:00:00Z">
          <w:commentRangeStart w:id="2"/>
        </w:del>
        <w:p>
          <w:pPr>
            <w:rPr>
              <w:del w:id="108" w:author="Bench" w:date="2026-01-01T00:00:00Z"/>
            </w:rPr>
          </w:pPr>
          <w:del w:id="107" w:author="Bench" w:date="2026-01-01T00:00:00Z">
            <w:r>
              <w:delText xml:space="preserve">Clause text second.</w:delText>
            </w:r>
          </w:del>
        </w:p>
        <w:p>
          <w:pPr>
            <w:rPr>
              <w:del w:id="112" w:author="Bench" w:date="2026-01-01T00:00:00Z"/>
            </w:rPr>
          </w:pPr>
          <w:del w:id="109" w:author="Bench" w:date="2026-01-01T00:00:00Z">
            <w:r>
              <w:delText xml:space="preserve">Clause text third.</w:delText>
            </w:r>
          </w:del>
          <w:del w:id="110" w:author="Bench" w:date="2026-01-01T00:00:00Z">
            <w:commentRangeEnd w:id="2"/>
          </w:del>
          <w:del w:id="111" w:author="Bench" w:date="2026-01-01T00:00:00Z">
            <w:r>
              <w:commentReference w:id="2"/>
            </w:r>
          </w:del>
        </w:p>
      </w:sdtContent>
    </w:sdt>
    <w:sdt>
      <w:sdtPr>
        <w:alias w:val="Clause"/>
        <w:tag w:val="Clause"/>
        <w:id w:val="4100"/>
      </w:sdtPr>
      <w:sdtContent>
        <w:p>
          <w:pPr>
            <w:rPr>
              <w:ins w:id="117" w:author="Bench" w:date="2026-01-01T00:00:00Z"/>
            </w:rPr>
          </w:pPr>
          <w:ins w:id="113" w:author="Bench" w:date="2026-01-01T00:00:00Z">
            <w:commentRangeStart w:id="3"/>
          </w:ins>
          <w:ins w:id="114" w:author="Bench" w:date="2026-01-01T00:00:00Z">
            <w:r>
              <w:t xml:space="preserve">Clause text first.</w:t>
            </w:r>
          </w:ins>
          <w:ins w:id="115" w:author="Bench" w:date="2026-01-01T00:00:00Z">
            <w:commentRangeEnd w:id="3"/>
          </w:ins>
          <w:ins w:id="116" w:author="Bench" w:date="2026-01-01T00:00:00Z">
            <w:r>
              <w:commentReference w:id="3"/>
            </w:r>
          </w:ins>
        </w:p>
        <w:ins w:id="118" w:author="Bench" w:date="2026-01-01T00:00:00Z">
          <w:commentRangeStart w:id="4"/>
        </w:ins>
        <w:p>
          <w:pPr>
            <w:rPr>
              <w:ins w:id="120" w:author="Bench" w:date="2026-01-01T00:00:00Z"/>
            </w:rPr>
          </w:pPr>
          <w:ins w:id="119" w:author="Bench" w:date="2026-01-01T00:00:00Z">
            <w:r>
              <w:t xml:space="preserve">Clause text second, amended.</w:t>
            </w:r>
          </w:ins>
        </w:p>
        <w:p>
          <w:pPr>
            <w:rPr>
              <w:ins w:id="124" w:author="Bench" w:date="2026-01-01T00:00:00Z"/>
            </w:rPr>
          </w:pPr>
          <w:ins w:id="121" w:author="Bench" w:date="2026-01-01T00:00:00Z">
            <w:r>
              <w:t xml:space="preserve">Clause text third.</w:t>
            </w:r>
          </w:ins>
          <w:ins w:id="122" w:author="Bench" w:date="2026-01-01T00:00:00Z">
            <w:commentRangeEnd w:id="4"/>
          </w:ins>
          <w:ins w:id="123" w:author="Bench" w:date="2026-01-01T00:00:00Z">
            <w:r>
              <w:commentReference w:id="4"/>
            </w:r>
          </w:ins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  <w:comment w:id="3" w:author="Reviewer" w:date="2026-01-01T00:00:00Z" w:initials="RV">
    <w:p w14:paraId="00000014">
      <w:r>
        <w:annotationRef/>
      </w:r>
      <w:r>
        <w:t xml:space="preserve">Inside the clause.</w:t>
      </w:r>
    </w:p>
  </w:comment>
  <w:comment w:id="4" w:author="Reviewer" w:date="2026-01-01T00:00:00Z" w:initials="RV">
    <w:p w14:paraId="00000015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