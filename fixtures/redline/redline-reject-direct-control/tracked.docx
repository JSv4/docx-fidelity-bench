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</w:t>
      </w:r>
      <w:r>
        <w:t xml:space="preserve">alpha </w:t>
      </w:r>
      <w:ins w:id="101" w:author="Bench" w:date="2026-01-01T00:00:00Z">
        <w:r>
          <w:t xml:space="preserve">added </w:t>
        </w:r>
      </w:ins>
      <w:del w:id="102" w:author="Bench" w:date="2026-01-01T00:00:00Z">
        <w:r>
          <w:delText xml:space="preserve">removed </w:delText>
        </w:r>
      </w:del>
      <w:r>
        <w:t xml:space="preserve">omega</w:t>
      </w:r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