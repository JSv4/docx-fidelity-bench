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Hazel boundary ledger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Hazel upper</w:t>
            </w:r>
          </w:p>
        </w:tc>
        <w:tc>
          <w:tcPr>
            <w:tcW w:w="4680" w:type="dxa"/>
          </w:tcPr>
          <w:p>
            <w:r>
              <w:t xml:space="preserve">Birch upper</w:t>
            </w:r>
          </w:p>
        </w:tc>
      </w:tr>
      <w:ins w:id="101" w:author="Reviewer1" w:date="2026-01-01T00:00:00Z">
        <w:bookmarkStart w:id="73" w:name="HazelBoundary"/>
      </w:ins>
      <w:tr>
        <w:tc>
          <w:tcPr>
            <w:tcW w:w="4680" w:type="dxa"/>
          </w:tcPr>
          <w:p>
            <w:r>
              <w:t xml:space="preserve">Hazel lower</w:t>
            </w:r>
          </w:p>
        </w:tc>
        <w:tc>
          <w:tcPr>
            <w:tcW w:w="4680" w:type="dxa"/>
          </w:tcPr>
          <w:p>
            <w:r>
              <w:t xml:space="preserve">Birch lower</w:t>
            </w:r>
          </w:p>
        </w:tc>
      </w:tr>
      <w:ins w:id="102" w:author="Reviewer1" w:date="2026-01-01T00:00:00Z">
        <w:bookmarkEnd w:id="73"/>
      </w:ins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