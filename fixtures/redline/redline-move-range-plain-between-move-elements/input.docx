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Old: </w:t>
      </w:r>
      <w:moveFromRangeStart w:id="1" w:name="move1" w:author="Alex" w:date="2026-05-01T09:00:00Z"/>
      <w:moveFrom w:id="2" w:author="Alex" w:date="2026-05-01T09:00:00Z">
        <w:r>
          <w:delText>amount</w:delText>
        </w:r>
      </w:moveFrom>
      <w:moveFromRangeEnd w:id="1"/>
      <w:r>
        <w:t xml:space="preserve"> end</w:t>
      </w:r>
    </w:p>
    <w:p>
      <w:r>
        <w:t xml:space="preserve">Fee </w:t>
      </w:r>
      <w:moveToRangeStart w:id="3" w:name="move1" w:author="Alex" w:date="2026-05-01T09:00:00Z"/>
      <w:moveTo w:id="4" w:author="Alex" w:date="2026-05-01T09:00:00Z">
        <w:r>
          <w:t xml:space="preserve">amo</w:t>
        </w:r>
      </w:moveTo>
      <w:r>
        <w:t xml:space="preserve">XY</w:t>
      </w:r>
      <w:moveTo w:id="6" w:author="Alex" w:date="2026-05-01T09:00:00Z">
        <w:r>
          <w:t xml:space="preserve">unt</w:t>
        </w:r>
      </w:moveTo>
      <w:moveToRangeEnd w:id="3"/>
      <w:r>
        <w:t xml:space="preserve"> due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