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Intro: the notice terms below apply to every order.</w:t>
      </w:r>
    </w:p>
    <w:p>
      <w:pPr>
        <w:rPr>
          <w:ins w:id="104" w:author="Bench" w:date="2026-01-01T00:00:00Z"/>
        </w:rPr>
      </w:pPr>
      <w:ins w:id="101" w:author="Bench" w:date="2026-01-01T00:00:00Z">
        <w:r>
          <w:t xml:space="preserve">Send notices to </w:t>
        </w:r>
      </w:ins>
      <w:hyperlink r:id="rLink" w:history="1">
        <w:ins w:id="102" w:author="Bench" w:date="2026-01-01T00:00:00Z">
          <w:r>
            <w:t xml:space="preserve">the notice desk</w:t>
          </w:r>
        </w:ins>
      </w:hyperlink>
      <w:ins w:id="103" w:author="Bench" w:date="2026-01-01T00:00:00Z">
        <w:r>
          <w:t xml:space="preserve">.</w:t>
        </w:r>
      </w:ins>
    </w:p>
    <w:p>
      <w:r>
        <w:t xml:space="preserve">Closing line remains unchanged.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Link" Type="http://schemas.openxmlformats.org/officeDocument/2006/relationships/hyperlink" Target="mailto:first@example.com;second@example.com" TargetMode="External"/></Relationships>
</file>