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Alder </w:t>
      </w:r>
      <w:r>
        <w:t xml:space="preserve">birch </w:t>
      </w:r>
      <w:ins w:id="103" w:author="Reviewer1" w:date="2026-01-01T00:00:00Z">
        <w:bookmarkStart w:id="5" w:name="CedarRange"/>
      </w:ins>
      <w:r>
        <w:fldChar w:fldCharType="begin"/>
      </w:r>
      <w:r>
        <w:instrText xml:space="preserve"> PAGE </w:instrText>
      </w:r>
      <w:r>
        <w:fldChar w:fldCharType="separate"/>
      </w:r>
      <w:del w:id="101" w:author="Reviewer1" w:date="2026-01-01T00:00:00Z">
        <w:r>
          <w:delText xml:space="preserve">1</w:delText>
        </w:r>
      </w:del>
      <w:ins w:id="102" w:author="Reviewer1" w:date="2026-01-01T00:00:00Z">
        <w:r>
          <w:t xml:space="preserve">7</w:t>
        </w:r>
      </w:ins>
      <w:r>
        <w:fldChar w:fldCharType="end"/>
      </w:r>
      <w:ins w:id="104" w:author="Reviewer1" w:date="2026-01-01T00:00:00Z">
        <w:bookmarkEnd w:id="5"/>
      </w:ins>
      <w:r>
        <w:t xml:space="preserve"> tail</w:t>
      </w:r>
      <w:ins w:id="105" w:author="Reviewer2" w:date="2026-01-01T00:00:00Z">
        <w:r>
          <w:t xml:space="preserve"> more</w:t>
        </w:r>
      </w:ins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