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The </w:t>
      </w:r>
      <w:del w:id="101" w:author="Bench" w:date="2026-01-01T00:00:00Z">
        <w:r>
          <w:delText xml:space="preserve">original</w:delText>
        </w:r>
      </w:del>
      <w:ins w:id="102" w:author="Bench" w:date="2026-01-01T00:00:00Z">
        <w:r>
          <w:t xml:space="preserve">revised</w:t>
        </w:r>
      </w:ins>
      <w:r>
        <w:t xml:space="preserve"> paragraph.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customStyle="1" w:styleId="DocID">
    <w:name w:val="DocID"/>
    <w:basedOn w:val="Normal"/>
    <w:rPr>
      <w:sz w:val="1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