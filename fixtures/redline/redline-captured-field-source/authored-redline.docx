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>
        <w:rPr>
          <w:del w:id="104" w:author="Bench" w:date="2026-01-01T00:00:00Z"/>
        </w:rPr>
      </w:pPr>
      <w:del w:id="101" w:author="Bench" w:date="2026-01-01T00:00:00Z">
        <w:r>
          <w:fldChar w:fldCharType="begin"/>
        </w:r>
      </w:del>
      <w:hyperlink w:anchor="reference">
        <w:del w:id="102" w:author="Bench" w:date="2026-01-01T00:00:00Z">
          <w:r>
            <w:tab/>
          </w:r>
        </w:del>
      </w:hyperlink>
      <w:del w:id="103" w:author="Bench" w:date="2026-01-01T00:00:00Z">
        <w:r>
          <w:delText xml:space="preserve">Alder</w:delText>
        </w:r>
      </w:del>
    </w:p>
    <w:p>
      <w:pPr>
        <w:rPr>
          <w:ins w:id="108" w:author="Bench" w:date="2026-01-01T00:00:00Z"/>
        </w:rPr>
      </w:pPr>
      <w:ins w:id="105" w:author="Bench" w:date="2026-01-01T00:00:00Z">
        <w:r>
          <w:fldChar w:fldCharType="begin"/>
        </w:r>
      </w:ins>
      <w:hyperlink w:anchor="reference">
        <w:ins w:id="106" w:author="Bench" w:date="2026-01-01T00:00:00Z">
          <w:r>
            <w:tab/>
          </w:r>
        </w:ins>
      </w:hyperlink>
      <w:ins w:id="107" w:author="Bench" w:date="2026-01-01T00:00:00Z">
        <w:r>
          <w:t xml:space="preserve">Birch</w:t>
        </w:r>
      </w:ins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