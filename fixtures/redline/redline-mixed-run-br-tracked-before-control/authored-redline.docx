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</w:t>
      </w:r>
      <w:del w:id="101" w:author="Bench" w:date="2026-01-01T00:00:00Z">
        <w:r>
          <w:delText xml:space="preserve">a</w:delText>
        </w:r>
      </w:del>
      <w:r>
        <w:t xml:space="preserve">ve</w:t>
      </w:r>
      <w:r>
        <w:br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