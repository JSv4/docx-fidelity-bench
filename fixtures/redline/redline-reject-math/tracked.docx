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Ledger </w:t>
      </w:r>
      <m:oMath>
        <m:r>
          <m:t>x</m:t>
        </m:r>
        <w:ins w:id="101" w:author="Bench" w:date="2026-01-01T00:00:00Z">
          <m:r>
            <m:t>+y</m:t>
          </m:r>
        </w:ins>
        <w:del w:id="102" w:author="Bench" w:date="2026-01-01T00:00:00Z">
          <m:r>
            <m:t>-z</m:t>
          </m:r>
        </w:del>
        <m:r>
          <m:t>=w</m:t>
        </m:r>
      </m:oMath>
      <w:r>
        <w:t xml:space="preserve"> closes.</w:t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