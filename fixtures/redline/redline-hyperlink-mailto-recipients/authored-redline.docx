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Intro: the notice terms below apply to every order.</w:t>
      </w:r>
    </w:p>
    <w:p>
      <w:r>
        <w:t xml:space="preserve">Send notices to </w:t>
      </w:r>
      <w:hyperlink r:id="rLink" w:history="1">
        <w:r>
          <w:t xml:space="preserve">the notice desk</w:t>
        </w:r>
      </w:hyperlink>
      <w:r>
        <w:t xml:space="preserve">.</w:t>
      </w:r>
    </w:p>
    <w:p>
      <w:pPr>
        <w:rPr>
          <w:ins w:id="102" w:author="Bench" w:date="2026-01-01T00:00:00Z"/>
        </w:rPr>
      </w:pPr>
      <w:ins w:id="101" w:author="Bench" w:date="2026-01-01T00:00:00Z">
        <w:r>
          <w:t xml:space="preserve">Added paragraph: the revised draft keeps this new line.</w:t>
        </w:r>
      </w:ins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Link" Type="http://schemas.openxmlformats.org/officeDocument/2006/relationships/hyperlink" Target="mailto:first@example.com;second@example.com" TargetMode="External"/></Relationships>
</file>