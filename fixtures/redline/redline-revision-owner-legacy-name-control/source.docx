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people.xml" ContentType="application/vnd.openxmlformats-officedocument.wordprocessingml.people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Summit opening.</w:t>
      </w:r>
    </w:p>
    <w:p>
      <w:pPr>
        <w:rPr>
          <w:ins w:id="102" w:author="Taylor" w:date="2026-01-01T00:00:00Z"/>
        </w:rPr>
      </w:pPr>
      <w:ins w:id="101" w:author="Taylor" w:date="2026-01-01T00:00:00Z">
        <w:r>
          <w:t xml:space="preserve">Summit proposed clause.</w:t>
        </w:r>
      </w:ins>
    </w:p>
    <w:p>
      <w:r>
        <w:t xml:space="preserve">Summit closing.</w:t>
      </w:r>
    </w:p>
    <w:sectPr>
      <w:pgSz w:w="12240" w:h="15840"/>
      <w:pgMar w:top="1440" w:right="1440" w:bottom="1440" w:left="1440" w:header="720" w:footer="720" w:gutter="0"/>
    </w:sectPr>
  </w:body>
</w:document>
</file>

<file path=word/people.xml><?xml version="1.0" encoding="utf-8"?>
<w15:people xmlns:w15="http://schemas.microsoft.com/office/word/2012/wordml">
  <w15:person w15:author="Taylor">
    <w15:presenceInfo w15:providerId="AD" w15:userId="S::taylor@valley.example::66666666-6666-6666-6666-666666666666"/>
  </w15:person>
</w15:people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People" Type="http://schemas.microsoft.com/office/2011/relationships/people" Target="people.xml"/></Relationships>
</file>