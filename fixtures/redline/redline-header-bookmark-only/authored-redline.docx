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Body text is unchanged.</w:t>
      </w:r>
    </w:p>
    <w:p>
      <w:r>
        <w:t xml:space="preserve">Closing line remains unchanged.</w:t>
      </w:r>
    </w:p>
    <w:sectPr>
      <w:headerReference w:type="default" r:id="r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p>
    <w:r>
      <w:t xml:space="preserve">Header first line.</w:t>
    </w:r>
  </w:p>
  <w:ins w:id="101" w:author="Bench" w:date="2026-01-01T00:00:00Z">
    <w:bookmarkStart w:id="40" w:name="MarkedLine"/>
  </w:ins>
  <w:p>
    <w:r>
      <w:t xml:space="preserve">Header second line.</w:t>
    </w:r>
  </w:p>
  <w:ins w:id="102" w:author="Bench" w:date="2026-01-01T00:00:00Z">
    <w:bookmarkEnd w:id="40"/>
  </w:ins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