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Marina register.</w:t>
      </w:r>
    </w:p>
    <w:p>
      <w:r>
        <w:t xml:space="preserve">c</w:t>
      </w:r>
      <w:del w:id="101" w:author="Bench" w:date="2026-01-01T00:00:00Z">
        <w:r>
          <w:delText xml:space="preserve">av</w:delText>
        </w:r>
      </w:del>
      <w:ins w:id="102" w:author="Bench" w:date="2026-01-01T00:00:00Z">
        <w:r>
          <w:t xml:space="preserve">ur</w:t>
        </w:r>
      </w:ins>
      <w:r>
        <w:t xml:space="preserve">e</w:t>
      </w:r>
      <w:r>
        <w:br/>
      </w:r>
    </w:p>
    <w:p>
      <w:r>
        <w:t xml:space="preserve">Survey complete.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