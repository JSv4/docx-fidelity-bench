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Field register opening paragraph.</w:t>
      </w:r>
    </w:p>
    <w:p>
      <w:r>
        <w:t xml:space="preserve">Opening line </w:t>
      </w:r>
      <w:r>
        <w:fldChar w:fldCharType="begin"/>
      </w:r>
      <w:r>
        <w:instrText xml:space="preserve"> QUOTE "First line" </w:instrText>
      </w:r>
      <w:r>
        <w:fldChar w:fldCharType="separate"/>
      </w:r>
      <w:r>
        <w:t xml:space="preserve">First line</w:t>
      </w:r>
    </w:p>
    <w:p>
      <w:r>
        <w:t xml:space="preserve">Second line</w:t>
      </w:r>
      <w:ins w:id="101" w:author="Bench" w:date="2026-01-01T00:00:00Z">
        <w:r>
          <w:t xml:space="preserve"> today</w:t>
        </w:r>
      </w:ins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