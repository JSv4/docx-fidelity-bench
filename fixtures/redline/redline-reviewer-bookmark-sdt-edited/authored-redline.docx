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sdt>
      <w:sdtPr>
        <w:tag w:val="cedar"/>
        <w:id w:val="4100"/>
      </w:sdtPr>
      <w:sdtContent>
        <w:p>
          <w:ins w:id="101" w:author="Reviewer1" w:date="2026-01-01T00:00:00Z">
            <w:bookmarkStart w:id="7" w:name="CedarRange"/>
          </w:ins>
          <w:r>
            <w:t xml:space="preserve">Cedar </w:t>
          </w:r>
          <w:del w:id="102" w:author="Reviewer2" w:date="2026-01-01T00:00:00Z">
            <w:r>
              <w:delText xml:space="preserve">grove</w:delText>
            </w:r>
          </w:del>
          <w:ins w:id="103" w:author="Reviewer2" w:date="2026-01-01T00:00:00Z">
            <w:r>
              <w:t xml:space="preserve">meadow</w:t>
            </w:r>
          </w:ins>
          <w:ins w:id="104" w:author="Reviewer1" w:date="2026-01-01T00:00:00Z">
            <w:bookmarkEnd w:id="7"/>
          </w:ins>
        </w:p>
      </w:sdtContent>
    </w:sdt>
    <w:p>
      <w:r>
        <w:t xml:space="preserve">Willow tail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