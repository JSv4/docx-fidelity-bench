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</w:t>
      </w:r>
      <w:del w:id="101" w:author="Bench" w:date="2026-01-01T00:00:00Z">
        <w:r>
          <w:delText xml:space="preserve">a</w:delText>
        </w:r>
      </w:del>
      <w:ins w:id="102" w:author="Bench" w:date="2026-01-01T00:00:00Z">
        <w:r>
          <w:t xml:space="preserve">ur</w:t>
        </w:r>
      </w:ins>
      <w:r>
        <w:br/>
      </w:r>
      <w:del w:id="103" w:author="Bench" w:date="2026-01-01T00:00:00Z">
        <w:r>
          <w:delText xml:space="preserve">v</w:delText>
        </w:r>
      </w:del>
      <w:r>
        <w:t xml:space="preserve">e</w:t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