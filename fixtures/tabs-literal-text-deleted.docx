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right" w:pos="9360" w:leader="dot"/>
        </w:tabs>
      </w:pPr>
      <w:del w:id="7" w:author="Estuary reviewer" w:date="2026-01-01T00:00:00Z">
        <w:r>
          <w:rPr>
            <w:b/>
            <w:color w:val="225588"/>
          </w:rPr>
          <w:delText xml:space="preserve">North 	 EstuaryMark</w:delText>
        </w:r>
      </w:del>
    </w:p>
    <w:p>
      <w:pPr/>
      <w:r>
        <w:rPr/>
        <w:t xml:space="preserve">EstuaryEnd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